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6DB5B0" w14:textId="6B30EC2F" w:rsidR="000E0D23" w:rsidRPr="002B118C" w:rsidRDefault="00724776" w:rsidP="00104E35">
      <w:pPr>
        <w:pStyle w:val="Title"/>
      </w:pPr>
      <w:r w:rsidRPr="002B118C">
        <w:t>Drosophila grimshawi – Rheb</w:t>
      </w:r>
    </w:p>
    <w:p w14:paraId="7DDFD83B" w14:textId="786C9919" w:rsidR="000E0D23" w:rsidRPr="002B118C" w:rsidRDefault="00724776" w:rsidP="00104E35">
      <w:pPr>
        <w:pStyle w:val="Body"/>
      </w:pPr>
      <w:r w:rsidRPr="002B118C">
        <w:t>Chinmay Rele</w:t>
      </w:r>
      <w:r w:rsidRPr="002B118C">
        <w:rPr>
          <w:vertAlign w:val="superscript"/>
        </w:rPr>
        <w:t>1</w:t>
      </w:r>
      <w:r w:rsidR="00057CC7" w:rsidRPr="002B118C">
        <w:rPr>
          <w:vertAlign w:val="superscript"/>
        </w:rPr>
        <w:t>Ω</w:t>
      </w:r>
      <w:r w:rsidRPr="002B118C">
        <w:t>, Jared Williams</w:t>
      </w:r>
      <w:r w:rsidRPr="002B118C">
        <w:rPr>
          <w:vertAlign w:val="superscript"/>
        </w:rPr>
        <w:t>2</w:t>
      </w:r>
      <w:r w:rsidRPr="002B118C">
        <w:t>, Laura K. Reed</w:t>
      </w:r>
      <w:r w:rsidRPr="002B118C">
        <w:rPr>
          <w:vertAlign w:val="superscript"/>
        </w:rPr>
        <w:t>1</w:t>
      </w:r>
      <w:r w:rsidRPr="002B118C">
        <w:t xml:space="preserve">, </w:t>
      </w:r>
      <w:r w:rsidRPr="002B118C">
        <w:rPr>
          <w:rStyle w:val="PageNumber"/>
        </w:rPr>
        <w:t>James J. Youngblom</w:t>
      </w:r>
      <w:r w:rsidRPr="002B118C">
        <w:rPr>
          <w:vertAlign w:val="superscript"/>
        </w:rPr>
        <w:t>2</w:t>
      </w:r>
      <w:r w:rsidRPr="002B118C">
        <w:t>, Wilson Leung</w:t>
      </w:r>
      <w:r w:rsidRPr="002B118C">
        <w:rPr>
          <w:vertAlign w:val="superscript"/>
        </w:rPr>
        <w:t>3</w:t>
      </w:r>
      <w:r w:rsidRPr="002B118C">
        <w:tab/>
      </w:r>
    </w:p>
    <w:p w14:paraId="0F775196" w14:textId="01E5140B" w:rsidR="000E0D23" w:rsidRPr="002B118C" w:rsidRDefault="00724776" w:rsidP="00104E35">
      <w:pPr>
        <w:pStyle w:val="ListParagraph"/>
        <w:numPr>
          <w:ilvl w:val="0"/>
          <w:numId w:val="2"/>
        </w:numPr>
      </w:pPr>
      <w:r w:rsidRPr="002B118C">
        <w:t xml:space="preserve">The University of Alabama, Tuscaloosa, AL 35487 </w:t>
      </w:r>
    </w:p>
    <w:p w14:paraId="6F81AE99" w14:textId="70E1DB83" w:rsidR="000E0D23" w:rsidRPr="002B118C" w:rsidRDefault="00724776" w:rsidP="00104E35">
      <w:pPr>
        <w:pStyle w:val="ListParagraph"/>
        <w:numPr>
          <w:ilvl w:val="0"/>
          <w:numId w:val="2"/>
        </w:numPr>
      </w:pPr>
      <w:r w:rsidRPr="002B118C">
        <w:t xml:space="preserve">California State University Stanislaus, Turlock, CA 95382 </w:t>
      </w:r>
    </w:p>
    <w:p w14:paraId="5D140BE1" w14:textId="5B1D8821" w:rsidR="000E0D23" w:rsidRPr="002B118C" w:rsidRDefault="00724776" w:rsidP="00104E35">
      <w:pPr>
        <w:pStyle w:val="ListParagraph"/>
        <w:numPr>
          <w:ilvl w:val="0"/>
          <w:numId w:val="2"/>
        </w:numPr>
      </w:pPr>
      <w:r w:rsidRPr="002B118C">
        <w:t>Washington University in St. Louis, St. Louis, MO 63130</w:t>
      </w:r>
    </w:p>
    <w:p w14:paraId="5EA38767" w14:textId="3B235D86" w:rsidR="00057CC7" w:rsidRPr="002B118C" w:rsidRDefault="00057CC7" w:rsidP="00057CC7">
      <w:pPr>
        <w:ind w:left="360"/>
        <w:rPr>
          <w:i/>
          <w:sz w:val="20"/>
        </w:rPr>
      </w:pPr>
      <w:r w:rsidRPr="002B118C">
        <w:rPr>
          <w:i/>
          <w:sz w:val="20"/>
          <w:vertAlign w:val="superscript"/>
        </w:rPr>
        <w:t>Ω</w:t>
      </w:r>
      <w:r w:rsidRPr="002B118C">
        <w:rPr>
          <w:i/>
          <w:sz w:val="20"/>
        </w:rPr>
        <w:tab/>
        <w:t>To whom correspondence should be addressed</w:t>
      </w:r>
    </w:p>
    <w:p w14:paraId="6518B0F2" w14:textId="1D66D8FC" w:rsidR="000E0D23" w:rsidRPr="002B118C" w:rsidRDefault="000E0D23" w:rsidP="00104E35">
      <w:pPr>
        <w:pStyle w:val="Body"/>
      </w:pPr>
    </w:p>
    <w:p w14:paraId="48AB5A43" w14:textId="51FC0A9B" w:rsidR="00117127" w:rsidRPr="002B118C" w:rsidRDefault="00117127" w:rsidP="00117127">
      <w:pPr>
        <w:jc w:val="center"/>
        <w:rPr>
          <w:rFonts w:ascii="Arial Unicode MS" w:hAnsi="Arial Unicode MS" w:cs="Arial Unicode MS"/>
          <w:color w:val="000000"/>
          <w:sz w:val="20"/>
          <w:szCs w:val="20"/>
          <w:u w:color="000000"/>
          <w14:textOutline w14:w="0" w14:cap="flat" w14:cmpd="sng" w14:algn="ctr">
            <w14:noFill/>
            <w14:prstDash w14:val="solid"/>
            <w14:bevel/>
          </w14:textOutline>
        </w:rPr>
      </w:pPr>
    </w:p>
    <w:p w14:paraId="4058CD17" w14:textId="205F6773" w:rsidR="00E71726" w:rsidRPr="002B118C" w:rsidRDefault="00440757">
      <w:pPr>
        <w:rPr>
          <w:rFonts w:asciiTheme="majorHAnsi" w:eastAsiaTheme="majorEastAsia" w:hAnsiTheme="majorHAnsi" w:cstheme="majorBidi"/>
          <w:b/>
          <w:bCs/>
          <w:i/>
          <w:iCs/>
          <w:color w:val="000000"/>
          <w:sz w:val="20"/>
          <w:szCs w:val="32"/>
          <w:u w:color="000000"/>
          <w14:textOutline w14:w="0" w14:cap="flat" w14:cmpd="sng" w14:algn="ctr">
            <w14:noFill/>
            <w14:prstDash w14:val="solid"/>
            <w14:bevel/>
          </w14:textOutline>
        </w:rPr>
      </w:pPr>
      <w:r>
        <w:rPr>
          <w:rFonts w:asciiTheme="majorHAnsi" w:eastAsiaTheme="majorEastAsia" w:hAnsiTheme="majorHAnsi" w:cstheme="majorBidi"/>
          <w:noProof/>
          <w:szCs w:val="32"/>
        </w:rPr>
        <w:drawing>
          <wp:inline distT="0" distB="0" distL="0" distR="0" wp14:anchorId="07107C33" wp14:editId="059EB2BA">
            <wp:extent cx="5943600" cy="5831205"/>
            <wp:effectExtent l="0" t="0" r="0" b="0"/>
            <wp:docPr id="3" name="Picture 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publications-image-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831205"/>
                    </a:xfrm>
                    <a:prstGeom prst="rect">
                      <a:avLst/>
                    </a:prstGeom>
                  </pic:spPr>
                </pic:pic>
              </a:graphicData>
            </a:graphic>
          </wp:inline>
        </w:drawing>
      </w:r>
      <w:bookmarkStart w:id="0" w:name="_GoBack"/>
      <w:bookmarkEnd w:id="0"/>
      <w:r w:rsidR="00E71726" w:rsidRPr="002B118C">
        <w:rPr>
          <w:rFonts w:asciiTheme="majorHAnsi" w:eastAsiaTheme="majorEastAsia" w:hAnsiTheme="majorHAnsi" w:cstheme="majorBidi"/>
          <w:szCs w:val="32"/>
        </w:rPr>
        <w:br w:type="page"/>
      </w:r>
    </w:p>
    <w:p w14:paraId="0E0476B7" w14:textId="7D4ED547" w:rsidR="00117127" w:rsidRPr="002B118C" w:rsidRDefault="00117127" w:rsidP="00E71726">
      <w:pPr>
        <w:pStyle w:val="Heading2"/>
        <w:rPr>
          <w:rFonts w:asciiTheme="majorHAnsi" w:eastAsiaTheme="majorEastAsia" w:hAnsiTheme="majorHAnsi" w:cstheme="majorBidi"/>
          <w:b w:val="0"/>
          <w:bCs w:val="0"/>
          <w:i w:val="0"/>
          <w:iCs w:val="0"/>
          <w:szCs w:val="32"/>
        </w:rPr>
      </w:pPr>
      <w:r w:rsidRPr="002B118C">
        <w:rPr>
          <w:rFonts w:asciiTheme="majorHAnsi" w:eastAsiaTheme="majorEastAsia" w:hAnsiTheme="majorHAnsi" w:cstheme="majorBidi"/>
          <w:szCs w:val="32"/>
        </w:rPr>
        <w:lastRenderedPageBreak/>
        <w:t xml:space="preserve">Figure 1: </w:t>
      </w:r>
      <w:r w:rsidRPr="002B118C">
        <w:rPr>
          <w:rFonts w:asciiTheme="majorHAnsi" w:eastAsiaTheme="majorEastAsia" w:hAnsiTheme="majorHAnsi" w:cstheme="majorBidi"/>
          <w:b w:val="0"/>
          <w:bCs w:val="0"/>
          <w:i w:val="0"/>
          <w:iCs w:val="0"/>
          <w:szCs w:val="32"/>
        </w:rPr>
        <w:t xml:space="preserve">(A) </w:t>
      </w:r>
      <w:r w:rsidR="006D4F02" w:rsidRPr="002B118C">
        <w:rPr>
          <w:rFonts w:asciiTheme="majorHAnsi" w:eastAsiaTheme="majorEastAsia" w:hAnsiTheme="majorHAnsi" w:cstheme="majorBidi"/>
          <w:b w:val="0"/>
          <w:bCs w:val="0"/>
          <w:i w:val="0"/>
          <w:iCs w:val="0"/>
          <w:szCs w:val="32"/>
        </w:rPr>
        <w:t xml:space="preserve">Synteny of genomic neighborhood of </w:t>
      </w:r>
      <w:r w:rsidR="006D4F02" w:rsidRPr="00F26C07">
        <w:rPr>
          <w:rFonts w:asciiTheme="majorHAnsi" w:eastAsiaTheme="majorEastAsia" w:hAnsiTheme="majorHAnsi" w:cstheme="majorBidi"/>
          <w:b w:val="0"/>
          <w:bCs w:val="0"/>
          <w:szCs w:val="32"/>
        </w:rPr>
        <w:t>Rheb</w:t>
      </w:r>
      <w:r w:rsidR="006D4F02" w:rsidRPr="002B118C">
        <w:rPr>
          <w:rFonts w:asciiTheme="majorHAnsi" w:eastAsiaTheme="majorEastAsia" w:hAnsiTheme="majorHAnsi" w:cstheme="majorBidi"/>
          <w:b w:val="0"/>
          <w:bCs w:val="0"/>
          <w:i w:val="0"/>
          <w:iCs w:val="0"/>
          <w:szCs w:val="32"/>
        </w:rPr>
        <w:t xml:space="preserve"> in both </w:t>
      </w:r>
      <w:r w:rsidR="006D4F02" w:rsidRPr="002B118C">
        <w:rPr>
          <w:rFonts w:asciiTheme="majorHAnsi" w:eastAsiaTheme="majorEastAsia" w:hAnsiTheme="majorHAnsi" w:cstheme="majorBidi"/>
          <w:b w:val="0"/>
          <w:bCs w:val="0"/>
          <w:szCs w:val="32"/>
        </w:rPr>
        <w:t xml:space="preserve">D. melanogaster </w:t>
      </w:r>
      <w:r w:rsidR="00C544A8">
        <w:rPr>
          <w:rFonts w:asciiTheme="majorHAnsi" w:eastAsiaTheme="majorEastAsia" w:hAnsiTheme="majorHAnsi" w:cstheme="majorBidi"/>
          <w:b w:val="0"/>
          <w:bCs w:val="0"/>
          <w:i w:val="0"/>
          <w:iCs w:val="0"/>
          <w:szCs w:val="32"/>
        </w:rPr>
        <w:t>and</w:t>
      </w:r>
      <w:r w:rsidR="006D4F02" w:rsidRPr="002B118C">
        <w:rPr>
          <w:rFonts w:asciiTheme="majorHAnsi" w:eastAsiaTheme="majorEastAsia" w:hAnsiTheme="majorHAnsi" w:cstheme="majorBidi"/>
          <w:b w:val="0"/>
          <w:bCs w:val="0"/>
          <w:i w:val="0"/>
          <w:iCs w:val="0"/>
          <w:szCs w:val="32"/>
        </w:rPr>
        <w:t xml:space="preserve"> </w:t>
      </w:r>
      <w:r w:rsidR="006D4F02" w:rsidRPr="002B118C">
        <w:rPr>
          <w:rFonts w:asciiTheme="majorHAnsi" w:eastAsiaTheme="majorEastAsia" w:hAnsiTheme="majorHAnsi" w:cstheme="majorBidi"/>
          <w:b w:val="0"/>
          <w:bCs w:val="0"/>
          <w:szCs w:val="32"/>
        </w:rPr>
        <w:t>D. grimshawi</w:t>
      </w:r>
      <w:r w:rsidR="00C544A8">
        <w:rPr>
          <w:rFonts w:asciiTheme="majorHAnsi" w:eastAsiaTheme="majorEastAsia" w:hAnsiTheme="majorHAnsi" w:cstheme="majorBidi"/>
          <w:b w:val="0"/>
          <w:bCs w:val="0"/>
          <w:i w:val="0"/>
          <w:iCs w:val="0"/>
          <w:szCs w:val="32"/>
        </w:rPr>
        <w:t>;</w:t>
      </w:r>
      <w:r w:rsidR="00AD45BA">
        <w:rPr>
          <w:rFonts w:asciiTheme="majorHAnsi" w:eastAsiaTheme="majorEastAsia" w:hAnsiTheme="majorHAnsi" w:cstheme="majorBidi"/>
          <w:b w:val="0"/>
          <w:bCs w:val="0"/>
          <w:i w:val="0"/>
          <w:iCs w:val="0"/>
          <w:szCs w:val="32"/>
        </w:rPr>
        <w:t xml:space="preserve"> </w:t>
      </w:r>
      <w:r w:rsidR="006D4F02">
        <w:rPr>
          <w:rFonts w:asciiTheme="majorHAnsi" w:eastAsiaTheme="majorEastAsia" w:hAnsiTheme="majorHAnsi" w:cstheme="majorBidi"/>
          <w:b w:val="0"/>
          <w:bCs w:val="0"/>
          <w:i w:val="0"/>
          <w:iCs w:val="0"/>
          <w:szCs w:val="32"/>
        </w:rPr>
        <w:t xml:space="preserve">(B) </w:t>
      </w:r>
      <w:r w:rsidR="007C151E">
        <w:rPr>
          <w:rFonts w:asciiTheme="majorHAnsi" w:eastAsiaTheme="majorEastAsia" w:hAnsiTheme="majorHAnsi" w:cstheme="majorBidi"/>
          <w:b w:val="0"/>
          <w:bCs w:val="0"/>
          <w:i w:val="0"/>
          <w:iCs w:val="0"/>
          <w:szCs w:val="32"/>
        </w:rPr>
        <w:t xml:space="preserve">Curated </w:t>
      </w:r>
      <w:r w:rsidRPr="002B118C">
        <w:rPr>
          <w:rFonts w:asciiTheme="majorHAnsi" w:eastAsiaTheme="majorEastAsia" w:hAnsiTheme="majorHAnsi" w:cstheme="majorBidi"/>
          <w:b w:val="0"/>
          <w:bCs w:val="0"/>
          <w:i w:val="0"/>
          <w:iCs w:val="0"/>
          <w:szCs w:val="32"/>
        </w:rPr>
        <w:t>Gene Model in Apollo: A screenshot of the Apollo instance housing the gene model, containing student annotations, D</w:t>
      </w:r>
      <w:r w:rsidR="004E16F4">
        <w:rPr>
          <w:rFonts w:asciiTheme="majorHAnsi" w:eastAsiaTheme="majorEastAsia" w:hAnsiTheme="majorHAnsi" w:cstheme="majorBidi"/>
          <w:b w:val="0"/>
          <w:bCs w:val="0"/>
          <w:i w:val="0"/>
          <w:iCs w:val="0"/>
          <w:szCs w:val="32"/>
        </w:rPr>
        <w:t xml:space="preserve">. </w:t>
      </w:r>
      <w:proofErr w:type="spellStart"/>
      <w:r w:rsidRPr="002B118C">
        <w:rPr>
          <w:rFonts w:asciiTheme="majorHAnsi" w:eastAsiaTheme="majorEastAsia" w:hAnsiTheme="majorHAnsi" w:cstheme="majorBidi"/>
          <w:b w:val="0"/>
          <w:bCs w:val="0"/>
          <w:i w:val="0"/>
          <w:iCs w:val="0"/>
          <w:szCs w:val="32"/>
        </w:rPr>
        <w:t>mel</w:t>
      </w:r>
      <w:proofErr w:type="spellEnd"/>
      <w:r w:rsidRPr="002B118C">
        <w:rPr>
          <w:rFonts w:asciiTheme="majorHAnsi" w:eastAsiaTheme="majorEastAsia" w:hAnsiTheme="majorHAnsi" w:cstheme="majorBidi"/>
          <w:b w:val="0"/>
          <w:bCs w:val="0"/>
          <w:i w:val="0"/>
          <w:iCs w:val="0"/>
          <w:szCs w:val="32"/>
        </w:rPr>
        <w:t xml:space="preserve"> proteins, </w:t>
      </w:r>
      <w:r w:rsidR="00A00DBD">
        <w:rPr>
          <w:rFonts w:asciiTheme="majorHAnsi" w:eastAsiaTheme="majorEastAsia" w:hAnsiTheme="majorHAnsi" w:cstheme="majorBidi"/>
          <w:b w:val="0"/>
          <w:bCs w:val="0"/>
          <w:i w:val="0"/>
          <w:iCs w:val="0"/>
          <w:szCs w:val="32"/>
        </w:rPr>
        <w:t xml:space="preserve">NCBI </w:t>
      </w:r>
      <w:proofErr w:type="spellStart"/>
      <w:r w:rsidR="00A00DBD">
        <w:rPr>
          <w:rFonts w:asciiTheme="majorHAnsi" w:eastAsiaTheme="majorEastAsia" w:hAnsiTheme="majorHAnsi" w:cstheme="majorBidi"/>
          <w:b w:val="0"/>
          <w:bCs w:val="0"/>
          <w:i w:val="0"/>
          <w:iCs w:val="0"/>
          <w:szCs w:val="32"/>
        </w:rPr>
        <w:t>RefSeq</w:t>
      </w:r>
      <w:proofErr w:type="spellEnd"/>
      <w:r w:rsidRPr="002B118C">
        <w:rPr>
          <w:rFonts w:asciiTheme="majorHAnsi" w:eastAsiaTheme="majorEastAsia" w:hAnsiTheme="majorHAnsi" w:cstheme="majorBidi"/>
          <w:b w:val="0"/>
          <w:bCs w:val="0"/>
          <w:i w:val="0"/>
          <w:iCs w:val="0"/>
          <w:szCs w:val="32"/>
        </w:rPr>
        <w:t xml:space="preserve"> </w:t>
      </w:r>
      <w:r w:rsidR="00CC7681">
        <w:rPr>
          <w:rFonts w:asciiTheme="majorHAnsi" w:eastAsiaTheme="majorEastAsia" w:hAnsiTheme="majorHAnsi" w:cstheme="majorBidi"/>
          <w:b w:val="0"/>
          <w:bCs w:val="0"/>
          <w:i w:val="0"/>
          <w:iCs w:val="0"/>
          <w:szCs w:val="32"/>
        </w:rPr>
        <w:t>Genes</w:t>
      </w:r>
      <w:r w:rsidRPr="002B118C">
        <w:rPr>
          <w:rFonts w:asciiTheme="majorHAnsi" w:eastAsiaTheme="majorEastAsia" w:hAnsiTheme="majorHAnsi" w:cstheme="majorBidi"/>
          <w:b w:val="0"/>
          <w:bCs w:val="0"/>
          <w:i w:val="0"/>
          <w:iCs w:val="0"/>
          <w:szCs w:val="32"/>
        </w:rPr>
        <w:t xml:space="preserve">, </w:t>
      </w:r>
      <w:proofErr w:type="spellStart"/>
      <w:r w:rsidRPr="002B118C">
        <w:rPr>
          <w:rFonts w:asciiTheme="majorHAnsi" w:eastAsiaTheme="majorEastAsia" w:hAnsiTheme="majorHAnsi" w:cstheme="majorBidi"/>
          <w:b w:val="0"/>
          <w:bCs w:val="0"/>
          <w:i w:val="0"/>
          <w:iCs w:val="0"/>
          <w:szCs w:val="32"/>
        </w:rPr>
        <w:t>transdecoder</w:t>
      </w:r>
      <w:proofErr w:type="spellEnd"/>
      <w:r w:rsidRPr="002B118C">
        <w:rPr>
          <w:rFonts w:asciiTheme="majorHAnsi" w:eastAsiaTheme="majorEastAsia" w:hAnsiTheme="majorHAnsi" w:cstheme="majorBidi"/>
          <w:b w:val="0"/>
          <w:bCs w:val="0"/>
          <w:i w:val="0"/>
          <w:iCs w:val="0"/>
          <w:szCs w:val="32"/>
        </w:rPr>
        <w:t xml:space="preserve"> </w:t>
      </w:r>
      <w:r w:rsidR="00CC7681">
        <w:rPr>
          <w:rFonts w:asciiTheme="majorHAnsi" w:eastAsiaTheme="majorEastAsia" w:hAnsiTheme="majorHAnsi" w:cstheme="majorBidi"/>
          <w:b w:val="0"/>
          <w:bCs w:val="0"/>
          <w:i w:val="0"/>
          <w:iCs w:val="0"/>
          <w:szCs w:val="32"/>
        </w:rPr>
        <w:t>transcripts</w:t>
      </w:r>
      <w:r w:rsidRPr="002B118C">
        <w:rPr>
          <w:rFonts w:asciiTheme="majorHAnsi" w:eastAsiaTheme="majorEastAsia" w:hAnsiTheme="majorHAnsi" w:cstheme="majorBidi"/>
          <w:b w:val="0"/>
          <w:bCs w:val="0"/>
          <w:i w:val="0"/>
          <w:iCs w:val="0"/>
          <w:szCs w:val="32"/>
        </w:rPr>
        <w:t>, RNA-Seq tracks</w:t>
      </w:r>
      <w:r w:rsidR="00C32D73">
        <w:rPr>
          <w:rFonts w:asciiTheme="majorHAnsi" w:eastAsiaTheme="majorEastAsia" w:hAnsiTheme="majorHAnsi" w:cstheme="majorBidi"/>
          <w:b w:val="0"/>
          <w:bCs w:val="0"/>
          <w:i w:val="0"/>
          <w:iCs w:val="0"/>
          <w:szCs w:val="32"/>
        </w:rPr>
        <w:t>,</w:t>
      </w:r>
      <w:r w:rsidRPr="002B118C">
        <w:rPr>
          <w:rFonts w:asciiTheme="majorHAnsi" w:eastAsiaTheme="majorEastAsia" w:hAnsiTheme="majorHAnsi" w:cstheme="majorBidi"/>
          <w:b w:val="0"/>
          <w:bCs w:val="0"/>
          <w:i w:val="0"/>
          <w:iCs w:val="0"/>
          <w:szCs w:val="32"/>
        </w:rPr>
        <w:t xml:space="preserve"> and splice junctions; (</w:t>
      </w:r>
      <w:r w:rsidR="006D4F02">
        <w:rPr>
          <w:rFonts w:asciiTheme="majorHAnsi" w:eastAsiaTheme="majorEastAsia" w:hAnsiTheme="majorHAnsi" w:cstheme="majorBidi"/>
          <w:b w:val="0"/>
          <w:bCs w:val="0"/>
          <w:i w:val="0"/>
          <w:iCs w:val="0"/>
          <w:szCs w:val="32"/>
        </w:rPr>
        <w:t>C</w:t>
      </w:r>
      <w:r w:rsidRPr="002B118C">
        <w:rPr>
          <w:rFonts w:asciiTheme="majorHAnsi" w:eastAsiaTheme="majorEastAsia" w:hAnsiTheme="majorHAnsi" w:cstheme="majorBidi"/>
          <w:b w:val="0"/>
          <w:bCs w:val="0"/>
          <w:i w:val="0"/>
          <w:iCs w:val="0"/>
          <w:szCs w:val="32"/>
        </w:rPr>
        <w:t>) Dot</w:t>
      </w:r>
      <w:r w:rsidR="00F26C07">
        <w:rPr>
          <w:rFonts w:asciiTheme="majorHAnsi" w:eastAsiaTheme="majorEastAsia" w:hAnsiTheme="majorHAnsi" w:cstheme="majorBidi"/>
          <w:b w:val="0"/>
          <w:bCs w:val="0"/>
          <w:i w:val="0"/>
          <w:iCs w:val="0"/>
          <w:szCs w:val="32"/>
        </w:rPr>
        <w:t xml:space="preserve"> </w:t>
      </w:r>
      <w:r w:rsidRPr="002B118C">
        <w:rPr>
          <w:rFonts w:asciiTheme="majorHAnsi" w:eastAsiaTheme="majorEastAsia" w:hAnsiTheme="majorHAnsi" w:cstheme="majorBidi"/>
          <w:b w:val="0"/>
          <w:bCs w:val="0"/>
          <w:i w:val="0"/>
          <w:iCs w:val="0"/>
          <w:szCs w:val="32"/>
        </w:rPr>
        <w:t xml:space="preserve">Plot of </w:t>
      </w:r>
      <w:r w:rsidR="0020244E">
        <w:rPr>
          <w:rFonts w:asciiTheme="majorHAnsi" w:eastAsiaTheme="majorEastAsia" w:hAnsiTheme="majorHAnsi" w:cstheme="majorBidi"/>
          <w:b w:val="0"/>
          <w:bCs w:val="0"/>
          <w:i w:val="0"/>
          <w:iCs w:val="0"/>
          <w:szCs w:val="32"/>
        </w:rPr>
        <w:t xml:space="preserve">the </w:t>
      </w:r>
      <w:r w:rsidRPr="002B118C">
        <w:rPr>
          <w:rFonts w:asciiTheme="majorHAnsi" w:eastAsiaTheme="majorEastAsia" w:hAnsiTheme="majorHAnsi" w:cstheme="majorBidi"/>
          <w:b w:val="0"/>
          <w:bCs w:val="0"/>
          <w:i w:val="0"/>
          <w:iCs w:val="0"/>
          <w:szCs w:val="32"/>
        </w:rPr>
        <w:t xml:space="preserve">gene </w:t>
      </w:r>
      <w:r w:rsidR="0020244E">
        <w:rPr>
          <w:rFonts w:asciiTheme="majorHAnsi" w:eastAsiaTheme="majorEastAsia" w:hAnsiTheme="majorHAnsi" w:cstheme="majorBidi"/>
          <w:b w:val="0"/>
          <w:bCs w:val="0"/>
          <w:i w:val="0"/>
          <w:iCs w:val="0"/>
          <w:szCs w:val="32"/>
        </w:rPr>
        <w:t xml:space="preserve">model </w:t>
      </w:r>
      <w:r w:rsidRPr="002B118C">
        <w:rPr>
          <w:rFonts w:asciiTheme="majorHAnsi" w:eastAsiaTheme="majorEastAsia" w:hAnsiTheme="majorHAnsi" w:cstheme="majorBidi"/>
          <w:b w:val="0"/>
          <w:bCs w:val="0"/>
          <w:i w:val="0"/>
          <w:iCs w:val="0"/>
          <w:szCs w:val="32"/>
        </w:rPr>
        <w:t xml:space="preserve">in </w:t>
      </w:r>
      <w:r w:rsidRPr="002B118C">
        <w:rPr>
          <w:rFonts w:asciiTheme="majorHAnsi" w:eastAsiaTheme="majorEastAsia" w:hAnsiTheme="majorHAnsi" w:cstheme="majorBidi"/>
          <w:b w:val="0"/>
          <w:bCs w:val="0"/>
          <w:szCs w:val="32"/>
        </w:rPr>
        <w:t xml:space="preserve">D. melanogaster </w:t>
      </w:r>
      <w:r w:rsidRPr="002B118C">
        <w:rPr>
          <w:rFonts w:asciiTheme="majorHAnsi" w:eastAsiaTheme="majorEastAsia" w:hAnsiTheme="majorHAnsi" w:cstheme="majorBidi"/>
          <w:b w:val="0"/>
          <w:bCs w:val="0"/>
          <w:i w:val="0"/>
          <w:iCs w:val="0"/>
          <w:szCs w:val="32"/>
        </w:rPr>
        <w:t>(</w:t>
      </w:r>
      <w:r w:rsidRPr="002B118C">
        <w:rPr>
          <w:rFonts w:asciiTheme="majorHAnsi" w:eastAsiaTheme="majorEastAsia" w:hAnsiTheme="majorHAnsi" w:cstheme="majorBidi"/>
          <w:b w:val="0"/>
          <w:bCs w:val="0"/>
          <w:szCs w:val="32"/>
        </w:rPr>
        <w:t>x</w:t>
      </w:r>
      <w:r w:rsidRPr="002B118C">
        <w:rPr>
          <w:rFonts w:asciiTheme="majorHAnsi" w:eastAsiaTheme="majorEastAsia" w:hAnsiTheme="majorHAnsi" w:cstheme="majorBidi"/>
          <w:b w:val="0"/>
          <w:bCs w:val="0"/>
          <w:i w:val="0"/>
          <w:iCs w:val="0"/>
          <w:szCs w:val="32"/>
        </w:rPr>
        <w:t xml:space="preserve">-axis) vs. the </w:t>
      </w:r>
      <w:r w:rsidR="007C151E">
        <w:rPr>
          <w:rFonts w:asciiTheme="majorHAnsi" w:eastAsiaTheme="majorEastAsia" w:hAnsiTheme="majorHAnsi" w:cstheme="majorBidi"/>
          <w:b w:val="0"/>
          <w:bCs w:val="0"/>
          <w:i w:val="0"/>
          <w:iCs w:val="0"/>
          <w:szCs w:val="32"/>
        </w:rPr>
        <w:t>curated</w:t>
      </w:r>
      <w:r w:rsidR="00EB5331">
        <w:rPr>
          <w:rFonts w:asciiTheme="majorHAnsi" w:eastAsiaTheme="majorEastAsia" w:hAnsiTheme="majorHAnsi" w:cstheme="majorBidi"/>
          <w:b w:val="0"/>
          <w:bCs w:val="0"/>
          <w:i w:val="0"/>
          <w:iCs w:val="0"/>
          <w:szCs w:val="32"/>
        </w:rPr>
        <w:t xml:space="preserve"> </w:t>
      </w:r>
      <w:r w:rsidRPr="002B118C">
        <w:rPr>
          <w:rFonts w:asciiTheme="majorHAnsi" w:eastAsiaTheme="majorEastAsia" w:hAnsiTheme="majorHAnsi" w:cstheme="majorBidi"/>
          <w:b w:val="0"/>
          <w:bCs w:val="0"/>
          <w:i w:val="0"/>
          <w:iCs w:val="0"/>
          <w:szCs w:val="32"/>
        </w:rPr>
        <w:t xml:space="preserve">gene </w:t>
      </w:r>
      <w:r w:rsidR="0020244E">
        <w:rPr>
          <w:rFonts w:asciiTheme="majorHAnsi" w:eastAsiaTheme="majorEastAsia" w:hAnsiTheme="majorHAnsi" w:cstheme="majorBidi"/>
          <w:b w:val="0"/>
          <w:bCs w:val="0"/>
          <w:i w:val="0"/>
          <w:iCs w:val="0"/>
          <w:szCs w:val="32"/>
        </w:rPr>
        <w:t xml:space="preserve">model </w:t>
      </w:r>
      <w:r w:rsidRPr="002B118C">
        <w:rPr>
          <w:rFonts w:asciiTheme="majorHAnsi" w:eastAsiaTheme="majorEastAsia" w:hAnsiTheme="majorHAnsi" w:cstheme="majorBidi"/>
          <w:b w:val="0"/>
          <w:bCs w:val="0"/>
          <w:i w:val="0"/>
          <w:iCs w:val="0"/>
          <w:szCs w:val="32"/>
        </w:rPr>
        <w:t xml:space="preserve">in </w:t>
      </w:r>
      <w:r w:rsidRPr="002B118C">
        <w:rPr>
          <w:rFonts w:asciiTheme="majorHAnsi" w:eastAsiaTheme="majorEastAsia" w:hAnsiTheme="majorHAnsi" w:cstheme="majorBidi"/>
          <w:b w:val="0"/>
          <w:bCs w:val="0"/>
          <w:szCs w:val="32"/>
        </w:rPr>
        <w:t>D. grimshawi</w:t>
      </w:r>
      <w:r w:rsidRPr="002B118C">
        <w:rPr>
          <w:rFonts w:asciiTheme="majorHAnsi" w:eastAsiaTheme="majorEastAsia" w:hAnsiTheme="majorHAnsi" w:cstheme="majorBidi"/>
          <w:b w:val="0"/>
          <w:bCs w:val="0"/>
          <w:i w:val="0"/>
          <w:iCs w:val="0"/>
          <w:szCs w:val="32"/>
        </w:rPr>
        <w:t xml:space="preserve"> (</w:t>
      </w:r>
      <w:r w:rsidRPr="002B118C">
        <w:rPr>
          <w:rFonts w:asciiTheme="majorHAnsi" w:eastAsiaTheme="majorEastAsia" w:hAnsiTheme="majorHAnsi" w:cstheme="majorBidi"/>
          <w:b w:val="0"/>
          <w:bCs w:val="0"/>
          <w:szCs w:val="32"/>
        </w:rPr>
        <w:t>y</w:t>
      </w:r>
      <w:r w:rsidRPr="002B118C">
        <w:rPr>
          <w:rFonts w:asciiTheme="majorHAnsi" w:eastAsiaTheme="majorEastAsia" w:hAnsiTheme="majorHAnsi" w:cstheme="majorBidi"/>
          <w:b w:val="0"/>
          <w:bCs w:val="0"/>
          <w:i w:val="0"/>
          <w:iCs w:val="0"/>
          <w:szCs w:val="32"/>
        </w:rPr>
        <w:t>-axis); (</w:t>
      </w:r>
      <w:r w:rsidR="006D4F02">
        <w:rPr>
          <w:rFonts w:asciiTheme="majorHAnsi" w:eastAsiaTheme="majorEastAsia" w:hAnsiTheme="majorHAnsi" w:cstheme="majorBidi"/>
          <w:b w:val="0"/>
          <w:bCs w:val="0"/>
          <w:i w:val="0"/>
          <w:iCs w:val="0"/>
          <w:szCs w:val="32"/>
        </w:rPr>
        <w:t>D</w:t>
      </w:r>
      <w:r w:rsidRPr="002B118C">
        <w:rPr>
          <w:rFonts w:asciiTheme="majorHAnsi" w:eastAsiaTheme="majorEastAsia" w:hAnsiTheme="majorHAnsi" w:cstheme="majorBidi"/>
          <w:b w:val="0"/>
          <w:bCs w:val="0"/>
          <w:i w:val="0"/>
          <w:iCs w:val="0"/>
          <w:szCs w:val="32"/>
        </w:rPr>
        <w:t xml:space="preserve">) </w:t>
      </w:r>
      <w:r w:rsidR="00CC7681" w:rsidRPr="00CC7681">
        <w:rPr>
          <w:rFonts w:asciiTheme="majorHAnsi" w:eastAsiaTheme="majorEastAsia" w:hAnsiTheme="majorHAnsi" w:cstheme="majorBidi"/>
          <w:b w:val="0"/>
          <w:bCs w:val="0"/>
          <w:i w:val="0"/>
          <w:iCs w:val="0"/>
          <w:szCs w:val="32"/>
        </w:rPr>
        <w:t xml:space="preserve">The multiple sequence alignment of 28 </w:t>
      </w:r>
      <w:r w:rsidR="00CC7681" w:rsidRPr="00CC7681">
        <w:rPr>
          <w:rFonts w:asciiTheme="majorHAnsi" w:eastAsiaTheme="majorEastAsia" w:hAnsiTheme="majorHAnsi" w:cstheme="majorBidi"/>
          <w:b w:val="0"/>
          <w:bCs w:val="0"/>
          <w:szCs w:val="32"/>
        </w:rPr>
        <w:t>Drosophila</w:t>
      </w:r>
      <w:r w:rsidR="00CC7681" w:rsidRPr="00CC7681">
        <w:rPr>
          <w:rFonts w:asciiTheme="majorHAnsi" w:eastAsiaTheme="majorEastAsia" w:hAnsiTheme="majorHAnsi" w:cstheme="majorBidi"/>
          <w:b w:val="0"/>
          <w:bCs w:val="0"/>
          <w:i w:val="0"/>
          <w:iCs w:val="0"/>
          <w:szCs w:val="32"/>
        </w:rPr>
        <w:t xml:space="preserve"> species shows that the region near the beginning of the third coding exon in </w:t>
      </w:r>
      <w:r w:rsidR="00CC7681" w:rsidRPr="00CC7681">
        <w:rPr>
          <w:rFonts w:asciiTheme="majorHAnsi" w:eastAsiaTheme="majorEastAsia" w:hAnsiTheme="majorHAnsi" w:cstheme="majorBidi"/>
          <w:b w:val="0"/>
          <w:bCs w:val="0"/>
          <w:szCs w:val="32"/>
        </w:rPr>
        <w:t>D. melanogaster</w:t>
      </w:r>
      <w:r w:rsidR="00CC7681" w:rsidRPr="00CC7681">
        <w:rPr>
          <w:rFonts w:asciiTheme="majorHAnsi" w:eastAsiaTheme="majorEastAsia" w:hAnsiTheme="majorHAnsi" w:cstheme="majorBidi"/>
          <w:b w:val="0"/>
          <w:bCs w:val="0"/>
          <w:i w:val="0"/>
          <w:iCs w:val="0"/>
          <w:szCs w:val="32"/>
        </w:rPr>
        <w:t xml:space="preserve"> (part a) has lower levels of sequence similarity compared to the group of species from </w:t>
      </w:r>
      <w:r w:rsidR="00CC7681" w:rsidRPr="00CC7681">
        <w:rPr>
          <w:rFonts w:asciiTheme="majorHAnsi" w:eastAsiaTheme="majorEastAsia" w:hAnsiTheme="majorHAnsi" w:cstheme="majorBidi"/>
          <w:b w:val="0"/>
          <w:bCs w:val="0"/>
          <w:szCs w:val="32"/>
        </w:rPr>
        <w:t>D. kikkawai</w:t>
      </w:r>
      <w:r w:rsidR="00CC7681" w:rsidRPr="00CC7681">
        <w:rPr>
          <w:rFonts w:asciiTheme="majorHAnsi" w:eastAsiaTheme="majorEastAsia" w:hAnsiTheme="majorHAnsi" w:cstheme="majorBidi"/>
          <w:b w:val="0"/>
          <w:bCs w:val="0"/>
          <w:i w:val="0"/>
          <w:iCs w:val="0"/>
          <w:szCs w:val="32"/>
        </w:rPr>
        <w:t xml:space="preserve"> to </w:t>
      </w:r>
      <w:r w:rsidR="00CC7681" w:rsidRPr="00CC7681">
        <w:rPr>
          <w:rFonts w:asciiTheme="majorHAnsi" w:eastAsiaTheme="majorEastAsia" w:hAnsiTheme="majorHAnsi" w:cstheme="majorBidi"/>
          <w:b w:val="0"/>
          <w:bCs w:val="0"/>
          <w:szCs w:val="32"/>
        </w:rPr>
        <w:t xml:space="preserve">D. </w:t>
      </w:r>
      <w:proofErr w:type="spellStart"/>
      <w:r w:rsidR="00CC7681" w:rsidRPr="00CC7681">
        <w:rPr>
          <w:rFonts w:asciiTheme="majorHAnsi" w:eastAsiaTheme="majorEastAsia" w:hAnsiTheme="majorHAnsi" w:cstheme="majorBidi"/>
          <w:b w:val="0"/>
          <w:bCs w:val="0"/>
          <w:szCs w:val="32"/>
        </w:rPr>
        <w:t>miranda</w:t>
      </w:r>
      <w:proofErr w:type="spellEnd"/>
      <w:r w:rsidR="00CC7681" w:rsidRPr="00CC7681">
        <w:rPr>
          <w:rFonts w:asciiTheme="majorHAnsi" w:eastAsiaTheme="majorEastAsia" w:hAnsiTheme="majorHAnsi" w:cstheme="majorBidi"/>
          <w:b w:val="0"/>
          <w:bCs w:val="0"/>
          <w:i w:val="0"/>
          <w:iCs w:val="0"/>
          <w:szCs w:val="32"/>
        </w:rPr>
        <w:t xml:space="preserve"> (part b) and compared to </w:t>
      </w:r>
      <w:r w:rsidR="00CC7681" w:rsidRPr="00CC7681">
        <w:rPr>
          <w:rFonts w:asciiTheme="majorHAnsi" w:eastAsiaTheme="majorEastAsia" w:hAnsiTheme="majorHAnsi" w:cstheme="majorBidi"/>
          <w:b w:val="0"/>
          <w:bCs w:val="0"/>
          <w:szCs w:val="32"/>
        </w:rPr>
        <w:t>D. grimshawi</w:t>
      </w:r>
      <w:r w:rsidR="00CC7681" w:rsidRPr="00CC7681">
        <w:rPr>
          <w:rFonts w:asciiTheme="majorHAnsi" w:eastAsiaTheme="majorEastAsia" w:hAnsiTheme="majorHAnsi" w:cstheme="majorBidi"/>
          <w:b w:val="0"/>
          <w:bCs w:val="0"/>
          <w:i w:val="0"/>
          <w:iCs w:val="0"/>
          <w:szCs w:val="32"/>
        </w:rPr>
        <w:t xml:space="preserve"> (part c).</w:t>
      </w:r>
    </w:p>
    <w:p w14:paraId="419B5A40" w14:textId="7FE2336B" w:rsidR="00337E72" w:rsidRPr="002B118C" w:rsidRDefault="00337E72" w:rsidP="00337E72">
      <w:pPr>
        <w:pStyle w:val="Body"/>
      </w:pPr>
    </w:p>
    <w:p w14:paraId="23DB9ED6" w14:textId="77777777" w:rsidR="00337E72" w:rsidRPr="002B118C" w:rsidRDefault="00337E72" w:rsidP="00337E72">
      <w:pPr>
        <w:pStyle w:val="Body"/>
      </w:pPr>
    </w:p>
    <w:p w14:paraId="72B5CF7E" w14:textId="3EC8DAA9" w:rsidR="000E0D23" w:rsidRPr="002B118C" w:rsidRDefault="00073380" w:rsidP="00104E35">
      <w:pPr>
        <w:pStyle w:val="Heading2"/>
      </w:pPr>
      <w:r w:rsidRPr="002B118C">
        <w:rPr>
          <w:rFonts w:eastAsia="Arial Unicode MS" w:cs="Arial Unicode MS"/>
        </w:rPr>
        <w:t>Introduction</w:t>
      </w:r>
    </w:p>
    <w:p w14:paraId="68A93BA4" w14:textId="0D97E85F" w:rsidR="000E0D23" w:rsidRPr="002B118C" w:rsidRDefault="00724776" w:rsidP="00104E35">
      <w:pPr>
        <w:pStyle w:val="HTMLPreformatted"/>
        <w:jc w:val="both"/>
        <w:rPr>
          <w:i/>
          <w:iCs/>
        </w:rPr>
      </w:pPr>
      <w:r w:rsidRPr="002B118C">
        <w:rPr>
          <w:rFonts w:asciiTheme="majorHAnsi" w:hAnsiTheme="majorHAnsi" w:cstheme="majorHAnsi"/>
        </w:rPr>
        <w:t>The Ras homolog enriched in brain (</w:t>
      </w:r>
      <w:r w:rsidRPr="002B118C">
        <w:rPr>
          <w:rFonts w:asciiTheme="majorHAnsi" w:hAnsiTheme="majorHAnsi" w:cstheme="majorHAnsi"/>
          <w:i/>
          <w:iCs/>
        </w:rPr>
        <w:t>Rheb</w:t>
      </w:r>
      <w:r w:rsidRPr="002B118C">
        <w:rPr>
          <w:rFonts w:asciiTheme="majorHAnsi" w:hAnsiTheme="majorHAnsi" w:cstheme="majorHAnsi"/>
        </w:rPr>
        <w:t>) encodes a Ras homolog (</w:t>
      </w:r>
      <w:proofErr w:type="spellStart"/>
      <w:r w:rsidR="00565EE6" w:rsidRPr="003F0949">
        <w:rPr>
          <w:rFonts w:ascii="Times New Roman" w:hAnsi="Times New Roman" w:cs="Times New Roman"/>
        </w:rPr>
        <w:t>Karassek</w:t>
      </w:r>
      <w:proofErr w:type="spellEnd"/>
      <w:r w:rsidR="00565EE6" w:rsidRPr="003F0949">
        <w:rPr>
          <w:rFonts w:ascii="Times New Roman" w:hAnsi="Times New Roman" w:cs="Times New Roman"/>
        </w:rPr>
        <w:t xml:space="preserve"> et al.</w:t>
      </w:r>
      <w:r w:rsidR="00C544A8">
        <w:rPr>
          <w:rFonts w:ascii="Times New Roman" w:hAnsi="Times New Roman" w:cs="Times New Roman"/>
        </w:rPr>
        <w:t>,</w:t>
      </w:r>
      <w:r w:rsidR="00565EE6" w:rsidRPr="003F0949">
        <w:rPr>
          <w:rFonts w:ascii="Times New Roman" w:hAnsi="Times New Roman" w:cs="Times New Roman"/>
        </w:rPr>
        <w:t xml:space="preserve"> 2010</w:t>
      </w:r>
      <w:r w:rsidR="00C544A8">
        <w:rPr>
          <w:rFonts w:ascii="Times New Roman" w:hAnsi="Times New Roman" w:cs="Times New Roman"/>
        </w:rPr>
        <w:t>;</w:t>
      </w:r>
      <w:r w:rsidR="00565EE6" w:rsidRPr="003F0949">
        <w:rPr>
          <w:rFonts w:ascii="Times New Roman" w:hAnsi="Times New Roman" w:cs="Times New Roman"/>
        </w:rPr>
        <w:t xml:space="preserve"> </w:t>
      </w:r>
      <w:proofErr w:type="spellStart"/>
      <w:r w:rsidR="00565EE6" w:rsidRPr="003F0949">
        <w:rPr>
          <w:rFonts w:ascii="Times New Roman" w:hAnsi="Times New Roman" w:cs="Times New Roman"/>
        </w:rPr>
        <w:t>Aspuria</w:t>
      </w:r>
      <w:proofErr w:type="spellEnd"/>
      <w:r w:rsidR="00565EE6" w:rsidRPr="003F0949">
        <w:rPr>
          <w:rFonts w:ascii="Times New Roman" w:hAnsi="Times New Roman" w:cs="Times New Roman"/>
        </w:rPr>
        <w:t xml:space="preserve"> et al</w:t>
      </w:r>
      <w:ins w:id="1" w:author="Leung, Wilson" w:date="2020-05-19T18:59:00Z">
        <w:r w:rsidR="00A44494">
          <w:rPr>
            <w:rFonts w:ascii="Times New Roman" w:hAnsi="Times New Roman" w:cs="Times New Roman"/>
          </w:rPr>
          <w:t>.</w:t>
        </w:r>
      </w:ins>
      <w:r w:rsidR="00C544A8">
        <w:rPr>
          <w:rFonts w:ascii="Times New Roman" w:hAnsi="Times New Roman" w:cs="Times New Roman"/>
        </w:rPr>
        <w:t>,</w:t>
      </w:r>
      <w:r w:rsidR="00565EE6" w:rsidRPr="003F0949">
        <w:rPr>
          <w:rFonts w:ascii="Times New Roman" w:hAnsi="Times New Roman" w:cs="Times New Roman"/>
        </w:rPr>
        <w:t xml:space="preserve"> 2004</w:t>
      </w:r>
      <w:r w:rsidRPr="002B118C">
        <w:rPr>
          <w:rFonts w:asciiTheme="majorHAnsi" w:hAnsiTheme="majorHAnsi" w:cstheme="majorHAnsi"/>
        </w:rPr>
        <w:t>).</w:t>
      </w:r>
      <w:r w:rsidR="00100F5B" w:rsidRPr="002B118C">
        <w:rPr>
          <w:rFonts w:asciiTheme="majorHAnsi" w:hAnsiTheme="majorHAnsi" w:cstheme="majorHAnsi"/>
        </w:rPr>
        <w:t xml:space="preserve"> </w:t>
      </w:r>
      <w:r w:rsidRPr="002B118C">
        <w:rPr>
          <w:rFonts w:asciiTheme="majorHAnsi" w:hAnsiTheme="majorHAnsi" w:cstheme="majorHAnsi"/>
        </w:rPr>
        <w:t xml:space="preserve">Ras is </w:t>
      </w:r>
      <w:r w:rsidR="00C544A8">
        <w:rPr>
          <w:rFonts w:asciiTheme="majorHAnsi" w:hAnsiTheme="majorHAnsi" w:cstheme="majorHAnsi"/>
        </w:rPr>
        <w:t xml:space="preserve">a </w:t>
      </w:r>
      <w:r w:rsidRPr="002B118C">
        <w:rPr>
          <w:rFonts w:asciiTheme="majorHAnsi" w:hAnsiTheme="majorHAnsi" w:cstheme="majorHAnsi"/>
        </w:rPr>
        <w:t xml:space="preserve">family of genes that make proteins involved in cell signaling pathways that control cell growth and cell death (Banerjee and </w:t>
      </w:r>
      <w:proofErr w:type="spellStart"/>
      <w:r w:rsidRPr="002B118C">
        <w:rPr>
          <w:rFonts w:asciiTheme="majorHAnsi" w:hAnsiTheme="majorHAnsi" w:cstheme="majorHAnsi"/>
        </w:rPr>
        <w:t>Resat</w:t>
      </w:r>
      <w:proofErr w:type="spellEnd"/>
      <w:r w:rsidR="00C544A8">
        <w:rPr>
          <w:rFonts w:asciiTheme="majorHAnsi" w:hAnsiTheme="majorHAnsi" w:cstheme="majorHAnsi"/>
        </w:rPr>
        <w:t>,</w:t>
      </w:r>
      <w:r w:rsidRPr="002B118C">
        <w:rPr>
          <w:rFonts w:asciiTheme="majorHAnsi" w:hAnsiTheme="majorHAnsi" w:cstheme="majorHAnsi"/>
        </w:rPr>
        <w:t xml:space="preserve"> 2016).</w:t>
      </w:r>
      <w:r w:rsidR="00073380" w:rsidRPr="002B118C">
        <w:rPr>
          <w:rFonts w:asciiTheme="majorHAnsi" w:hAnsiTheme="majorHAnsi" w:cstheme="majorHAnsi"/>
          <w:i/>
          <w:iCs/>
        </w:rPr>
        <w:t xml:space="preserve"> </w:t>
      </w:r>
      <w:r w:rsidR="00073380" w:rsidRPr="002B118C">
        <w:rPr>
          <w:rFonts w:asciiTheme="majorHAnsi" w:hAnsiTheme="majorHAnsi" w:cstheme="majorHAnsi"/>
        </w:rPr>
        <w:t xml:space="preserve">The gene model reported here </w:t>
      </w:r>
      <w:r w:rsidR="006514B2" w:rsidRPr="002B118C">
        <w:rPr>
          <w:rFonts w:asciiTheme="majorHAnsi" w:hAnsiTheme="majorHAnsi" w:cstheme="majorHAnsi"/>
        </w:rPr>
        <w:t>(</w:t>
      </w:r>
      <w:proofErr w:type="spellStart"/>
      <w:r w:rsidR="006514B2" w:rsidRPr="004E16F4">
        <w:rPr>
          <w:rFonts w:asciiTheme="majorHAnsi" w:hAnsiTheme="majorHAnsi" w:cstheme="majorHAnsi"/>
          <w:i/>
          <w:iCs/>
        </w:rPr>
        <w:t>dgri_Rheb</w:t>
      </w:r>
      <w:proofErr w:type="spellEnd"/>
      <w:r w:rsidR="006514B2" w:rsidRPr="002B118C">
        <w:rPr>
          <w:rFonts w:asciiTheme="majorHAnsi" w:hAnsiTheme="majorHAnsi" w:cstheme="majorHAnsi"/>
        </w:rPr>
        <w:t xml:space="preserve">) </w:t>
      </w:r>
      <w:r w:rsidR="00073380" w:rsidRPr="002B118C">
        <w:rPr>
          <w:rFonts w:asciiTheme="majorHAnsi" w:hAnsiTheme="majorHAnsi" w:cstheme="majorHAnsi"/>
        </w:rPr>
        <w:t xml:space="preserve">was developed for the May 2011 assembly of </w:t>
      </w:r>
      <w:r w:rsidR="00073380" w:rsidRPr="002B118C">
        <w:rPr>
          <w:rFonts w:asciiTheme="majorHAnsi" w:hAnsiTheme="majorHAnsi" w:cstheme="majorHAnsi"/>
          <w:i/>
          <w:iCs/>
        </w:rPr>
        <w:t xml:space="preserve">D. grimshawi </w:t>
      </w:r>
      <w:proofErr w:type="spellStart"/>
      <w:r w:rsidR="00073380" w:rsidRPr="002B118C">
        <w:rPr>
          <w:rFonts w:asciiTheme="majorHAnsi" w:hAnsiTheme="majorHAnsi" w:cstheme="majorHAnsi"/>
        </w:rPr>
        <w:t>Agencourt</w:t>
      </w:r>
      <w:proofErr w:type="spellEnd"/>
      <w:r w:rsidR="00073380" w:rsidRPr="002B118C">
        <w:rPr>
          <w:rFonts w:asciiTheme="majorHAnsi" w:hAnsiTheme="majorHAnsi" w:cstheme="majorHAnsi"/>
        </w:rPr>
        <w:t xml:space="preserve"> dgri_caf1/DgriCAF1 (GCA_000005155.1)</w:t>
      </w:r>
      <w:r w:rsidR="00F34CAF">
        <w:rPr>
          <w:rFonts w:asciiTheme="majorHAnsi" w:hAnsiTheme="majorHAnsi" w:cstheme="majorHAnsi"/>
        </w:rPr>
        <w:t>.</w:t>
      </w:r>
      <w:r w:rsidR="00044230" w:rsidRPr="00044230">
        <w:t xml:space="preserve"> </w:t>
      </w:r>
      <w:r w:rsidR="00044230" w:rsidRPr="00F34CAF">
        <w:rPr>
          <w:rFonts w:asciiTheme="majorHAnsi" w:hAnsiTheme="majorHAnsi" w:cstheme="majorHAnsi"/>
          <w:color w:val="000000"/>
        </w:rPr>
        <w:t>In</w:t>
      </w:r>
      <w:r w:rsidR="00044230" w:rsidRPr="00044230">
        <w:rPr>
          <w:rFonts w:asciiTheme="majorHAnsi" w:hAnsiTheme="majorHAnsi" w:cstheme="majorHAnsi"/>
          <w:i/>
          <w:iCs/>
          <w:color w:val="000000"/>
        </w:rPr>
        <w:t xml:space="preserve"> D. grimshawi</w:t>
      </w:r>
      <w:r w:rsidR="00044230" w:rsidRPr="00044230">
        <w:rPr>
          <w:rFonts w:asciiTheme="majorHAnsi" w:hAnsiTheme="majorHAnsi" w:cstheme="majorHAnsi"/>
          <w:color w:val="000000"/>
        </w:rPr>
        <w:t xml:space="preserve">, the feature was previously annotated as a protein-coding gene with the gene symbol </w:t>
      </w:r>
      <w:r w:rsidR="00044230" w:rsidRPr="00CC7681">
        <w:rPr>
          <w:rFonts w:asciiTheme="majorHAnsi" w:hAnsiTheme="majorHAnsi" w:cstheme="majorHAnsi"/>
          <w:i/>
          <w:iCs/>
          <w:color w:val="000000"/>
        </w:rPr>
        <w:t>LOC6564413</w:t>
      </w:r>
      <w:r w:rsidR="00044230" w:rsidRPr="00044230">
        <w:rPr>
          <w:rFonts w:asciiTheme="majorHAnsi" w:hAnsiTheme="majorHAnsi" w:cstheme="majorHAnsi"/>
          <w:color w:val="000000"/>
        </w:rPr>
        <w:t xml:space="preserve"> (</w:t>
      </w:r>
      <w:proofErr w:type="spellStart"/>
      <w:r w:rsidR="00044230" w:rsidRPr="00044230">
        <w:rPr>
          <w:rFonts w:asciiTheme="majorHAnsi" w:hAnsiTheme="majorHAnsi" w:cstheme="majorHAnsi"/>
          <w:color w:val="000000"/>
        </w:rPr>
        <w:t>locus_tag</w:t>
      </w:r>
      <w:proofErr w:type="spellEnd"/>
      <w:r w:rsidR="00044230" w:rsidRPr="00044230">
        <w:rPr>
          <w:rFonts w:asciiTheme="majorHAnsi" w:hAnsiTheme="majorHAnsi" w:cstheme="majorHAnsi"/>
          <w:color w:val="000000"/>
        </w:rPr>
        <w:t xml:space="preserve"> </w:t>
      </w:r>
      <w:r w:rsidR="00044230" w:rsidRPr="00044230">
        <w:rPr>
          <w:rFonts w:asciiTheme="majorHAnsi" w:hAnsiTheme="majorHAnsi" w:cstheme="majorHAnsi"/>
          <w:i/>
          <w:iCs/>
          <w:color w:val="000000"/>
        </w:rPr>
        <w:t>Dgri_GH18989</w:t>
      </w:r>
      <w:r w:rsidR="00044230" w:rsidRPr="00044230">
        <w:rPr>
          <w:rFonts w:asciiTheme="majorHAnsi" w:hAnsiTheme="majorHAnsi" w:cstheme="majorHAnsi"/>
          <w:color w:val="000000"/>
        </w:rPr>
        <w:t>), and it has a single transcript with the RefSeq accession number XM_001989756.1</w:t>
      </w:r>
      <w:r w:rsidR="00044230">
        <w:rPr>
          <w:rFonts w:asciiTheme="majorHAnsi" w:hAnsiTheme="majorHAnsi" w:cstheme="majorHAnsi"/>
          <w:color w:val="000000"/>
        </w:rPr>
        <w:t>.</w:t>
      </w:r>
    </w:p>
    <w:p w14:paraId="010FD8A2" w14:textId="77777777" w:rsidR="00A24D25" w:rsidRPr="002B118C" w:rsidRDefault="00A24D25" w:rsidP="00A24D25">
      <w:pPr>
        <w:pStyle w:val="Heading2"/>
      </w:pPr>
    </w:p>
    <w:p w14:paraId="0260D6C6" w14:textId="299D746B" w:rsidR="00A24D25" w:rsidRPr="002B118C" w:rsidRDefault="00DF316E" w:rsidP="00A24D25">
      <w:pPr>
        <w:pStyle w:val="Heading2"/>
      </w:pPr>
      <w:r>
        <w:t xml:space="preserve">Synteny and </w:t>
      </w:r>
      <w:proofErr w:type="spellStart"/>
      <w:r>
        <w:t>Orthology</w:t>
      </w:r>
      <w:proofErr w:type="spellEnd"/>
    </w:p>
    <w:p w14:paraId="581C2173" w14:textId="54476250" w:rsidR="00A24D25" w:rsidRPr="002B118C" w:rsidRDefault="00A24D25" w:rsidP="00A24D25">
      <w:pPr>
        <w:jc w:val="both"/>
        <w:rPr>
          <w:sz w:val="20"/>
        </w:rPr>
      </w:pPr>
      <w:r w:rsidRPr="002B118C">
        <w:rPr>
          <w:sz w:val="20"/>
        </w:rPr>
        <w:t xml:space="preserve">The </w:t>
      </w:r>
      <w:r w:rsidRPr="002B118C">
        <w:rPr>
          <w:i/>
          <w:sz w:val="20"/>
        </w:rPr>
        <w:t>Rheb</w:t>
      </w:r>
      <w:r w:rsidRPr="002B118C">
        <w:rPr>
          <w:sz w:val="20"/>
        </w:rPr>
        <w:t xml:space="preserve"> gene on chromosome 3R in </w:t>
      </w:r>
      <w:r w:rsidRPr="002B118C">
        <w:rPr>
          <w:i/>
          <w:sz w:val="20"/>
        </w:rPr>
        <w:t>D. melanogaster</w:t>
      </w:r>
      <w:r w:rsidRPr="002B118C">
        <w:rPr>
          <w:sz w:val="20"/>
        </w:rPr>
        <w:t xml:space="preserve"> is surrounded by the genes </w:t>
      </w:r>
      <w:r w:rsidRPr="002B118C">
        <w:rPr>
          <w:i/>
          <w:sz w:val="20"/>
        </w:rPr>
        <w:t>CG12746</w:t>
      </w:r>
      <w:r w:rsidRPr="002B118C">
        <w:rPr>
          <w:sz w:val="20"/>
        </w:rPr>
        <w:t xml:space="preserve">, </w:t>
      </w:r>
      <w:r w:rsidRPr="002B118C">
        <w:rPr>
          <w:i/>
          <w:sz w:val="20"/>
        </w:rPr>
        <w:t>CG2931</w:t>
      </w:r>
      <w:r w:rsidRPr="002B118C">
        <w:rPr>
          <w:sz w:val="20"/>
        </w:rPr>
        <w:t xml:space="preserve">, </w:t>
      </w:r>
      <w:r w:rsidRPr="002B118C">
        <w:rPr>
          <w:i/>
          <w:sz w:val="20"/>
        </w:rPr>
        <w:t>CRMP</w:t>
      </w:r>
      <w:r w:rsidRPr="002B118C">
        <w:rPr>
          <w:sz w:val="20"/>
        </w:rPr>
        <w:t xml:space="preserve">, and </w:t>
      </w:r>
      <w:r w:rsidRPr="002B118C">
        <w:rPr>
          <w:i/>
          <w:sz w:val="20"/>
        </w:rPr>
        <w:t>CG2926</w:t>
      </w:r>
      <w:r w:rsidRPr="002B118C">
        <w:rPr>
          <w:sz w:val="20"/>
        </w:rPr>
        <w:t xml:space="preserve">. </w:t>
      </w:r>
      <w:ins w:id="2" w:author="Reed, Laura" w:date="2020-05-22T14:10:00Z">
        <w:r w:rsidR="00A00BAF">
          <w:rPr>
            <w:sz w:val="20"/>
          </w:rPr>
          <w:t>T</w:t>
        </w:r>
      </w:ins>
      <w:r w:rsidRPr="002B118C">
        <w:rPr>
          <w:sz w:val="20"/>
        </w:rPr>
        <w:t>he</w:t>
      </w:r>
      <w:ins w:id="3" w:author="Reed, Laura" w:date="2020-05-22T14:10:00Z">
        <w:r w:rsidR="00A00BAF">
          <w:rPr>
            <w:sz w:val="20"/>
          </w:rPr>
          <w:t xml:space="preserve"> best candidate for the</w:t>
        </w:r>
      </w:ins>
      <w:r w:rsidRPr="002B118C">
        <w:rPr>
          <w:sz w:val="20"/>
        </w:rPr>
        <w:t xml:space="preserve"> </w:t>
      </w:r>
      <w:r w:rsidRPr="002B118C">
        <w:rPr>
          <w:i/>
          <w:sz w:val="20"/>
        </w:rPr>
        <w:t>Rheb</w:t>
      </w:r>
      <w:r w:rsidRPr="002B118C">
        <w:rPr>
          <w:sz w:val="20"/>
        </w:rPr>
        <w:t xml:space="preserve"> ortholog gene in </w:t>
      </w:r>
      <w:r w:rsidRPr="002B118C">
        <w:rPr>
          <w:i/>
          <w:sz w:val="20"/>
        </w:rPr>
        <w:t>D. grimshawi</w:t>
      </w:r>
      <w:ins w:id="4" w:author="Reed, Laura" w:date="2020-05-22T14:11:00Z">
        <w:r w:rsidR="00A00BAF">
          <w:rPr>
            <w:i/>
            <w:sz w:val="20"/>
          </w:rPr>
          <w:t xml:space="preserve"> </w:t>
        </w:r>
        <w:r w:rsidR="00A00BAF" w:rsidRPr="00710147">
          <w:rPr>
            <w:iCs/>
            <w:sz w:val="20"/>
          </w:rPr>
          <w:t>based on a</w:t>
        </w:r>
        <w:r w:rsidR="00A00BAF">
          <w:rPr>
            <w:i/>
            <w:sz w:val="20"/>
          </w:rPr>
          <w:t xml:space="preserve"> </w:t>
        </w:r>
        <w:proofErr w:type="spellStart"/>
        <w:r w:rsidR="00A00BAF">
          <w:rPr>
            <w:i/>
            <w:sz w:val="20"/>
          </w:rPr>
          <w:t>tblastn</w:t>
        </w:r>
        <w:proofErr w:type="spellEnd"/>
        <w:r w:rsidR="00A00BAF">
          <w:rPr>
            <w:i/>
            <w:sz w:val="20"/>
          </w:rPr>
          <w:t xml:space="preserve"> </w:t>
        </w:r>
        <w:r w:rsidR="00A00BAF" w:rsidRPr="00710147">
          <w:rPr>
            <w:iCs/>
            <w:sz w:val="20"/>
          </w:rPr>
          <w:t>search</w:t>
        </w:r>
        <w:r w:rsidR="00A00BAF">
          <w:rPr>
            <w:sz w:val="20"/>
          </w:rPr>
          <w:t xml:space="preserve"> is found </w:t>
        </w:r>
      </w:ins>
      <w:r w:rsidRPr="002B118C">
        <w:rPr>
          <w:sz w:val="20"/>
        </w:rPr>
        <w:t>on scaffold</w:t>
      </w:r>
      <w:r w:rsidR="00F34CAF">
        <w:rPr>
          <w:sz w:val="20"/>
        </w:rPr>
        <w:t>_</w:t>
      </w:r>
      <w:r w:rsidRPr="002B118C">
        <w:rPr>
          <w:sz w:val="20"/>
        </w:rPr>
        <w:t>14906,</w:t>
      </w:r>
      <w:ins w:id="5" w:author="Reed, Laura" w:date="2020-05-22T14:12:00Z">
        <w:r w:rsidR="00A00BAF">
          <w:rPr>
            <w:sz w:val="20"/>
          </w:rPr>
          <w:t xml:space="preserve"> and</w:t>
        </w:r>
      </w:ins>
      <w:r w:rsidRPr="002B118C">
        <w:rPr>
          <w:sz w:val="20"/>
        </w:rPr>
        <w:t xml:space="preserve"> is surrounded by the </w:t>
      </w:r>
      <w:r w:rsidRPr="002B118C">
        <w:rPr>
          <w:rFonts w:asciiTheme="majorHAnsi" w:hAnsiTheme="majorHAnsi" w:cstheme="majorHAnsi"/>
          <w:sz w:val="20"/>
          <w:szCs w:val="20"/>
        </w:rPr>
        <w:t xml:space="preserve">genes </w:t>
      </w:r>
      <w:r w:rsidR="008E7A47" w:rsidRPr="00CC7681">
        <w:rPr>
          <w:rFonts w:asciiTheme="majorHAnsi" w:hAnsiTheme="majorHAnsi" w:cstheme="majorHAnsi"/>
          <w:i/>
          <w:iCs/>
          <w:sz w:val="20"/>
          <w:szCs w:val="20"/>
        </w:rPr>
        <w:t>LOC6564411</w:t>
      </w:r>
      <w:r w:rsidR="008E7A47" w:rsidRPr="008E7A47">
        <w:rPr>
          <w:rFonts w:asciiTheme="majorHAnsi" w:hAnsiTheme="majorHAnsi" w:cstheme="majorHAnsi"/>
          <w:sz w:val="20"/>
          <w:szCs w:val="20"/>
        </w:rPr>
        <w:t xml:space="preserve">, </w:t>
      </w:r>
      <w:r w:rsidR="008E7A47" w:rsidRPr="00CC7681">
        <w:rPr>
          <w:rFonts w:asciiTheme="majorHAnsi" w:hAnsiTheme="majorHAnsi" w:cstheme="majorHAnsi"/>
          <w:i/>
          <w:iCs/>
          <w:sz w:val="20"/>
          <w:szCs w:val="20"/>
        </w:rPr>
        <w:t>LOC6564412</w:t>
      </w:r>
      <w:r w:rsidR="008E7A47" w:rsidRPr="008E7A47">
        <w:rPr>
          <w:rFonts w:asciiTheme="majorHAnsi" w:hAnsiTheme="majorHAnsi" w:cstheme="majorHAnsi"/>
          <w:sz w:val="20"/>
          <w:szCs w:val="20"/>
        </w:rPr>
        <w:t xml:space="preserve">, </w:t>
      </w:r>
      <w:r w:rsidR="008E7A47" w:rsidRPr="00CC7681">
        <w:rPr>
          <w:rFonts w:asciiTheme="majorHAnsi" w:hAnsiTheme="majorHAnsi" w:cstheme="majorHAnsi"/>
          <w:i/>
          <w:iCs/>
          <w:sz w:val="20"/>
          <w:szCs w:val="20"/>
        </w:rPr>
        <w:t>LOC6564414</w:t>
      </w:r>
      <w:r w:rsidR="008E7A47" w:rsidRPr="008E7A47">
        <w:rPr>
          <w:rFonts w:asciiTheme="majorHAnsi" w:hAnsiTheme="majorHAnsi" w:cstheme="majorHAnsi"/>
          <w:sz w:val="20"/>
          <w:szCs w:val="20"/>
        </w:rPr>
        <w:t xml:space="preserve">, and </w:t>
      </w:r>
      <w:r w:rsidR="008E7A47" w:rsidRPr="00CC7681">
        <w:rPr>
          <w:rFonts w:asciiTheme="majorHAnsi" w:hAnsiTheme="majorHAnsi" w:cstheme="majorHAnsi"/>
          <w:i/>
          <w:iCs/>
          <w:sz w:val="20"/>
          <w:szCs w:val="20"/>
        </w:rPr>
        <w:t>LOC6564415</w:t>
      </w:r>
      <w:r w:rsidR="008E7A47" w:rsidRPr="008E7A47">
        <w:rPr>
          <w:rFonts w:asciiTheme="majorHAnsi" w:hAnsiTheme="majorHAnsi" w:cstheme="majorHAnsi"/>
          <w:sz w:val="20"/>
          <w:szCs w:val="20"/>
        </w:rPr>
        <w:t xml:space="preserve"> (</w:t>
      </w:r>
      <w:ins w:id="6" w:author="Reed, Laura" w:date="2020-05-22T14:12:00Z">
        <w:r w:rsidR="00A00BAF">
          <w:rPr>
            <w:rFonts w:asciiTheme="majorHAnsi" w:hAnsiTheme="majorHAnsi" w:cstheme="majorHAnsi"/>
            <w:sz w:val="20"/>
            <w:szCs w:val="20"/>
          </w:rPr>
          <w:t xml:space="preserve">likely </w:t>
        </w:r>
      </w:ins>
      <w:r w:rsidR="008E7A47" w:rsidRPr="008E7A47">
        <w:rPr>
          <w:rFonts w:asciiTheme="majorHAnsi" w:hAnsiTheme="majorHAnsi" w:cstheme="majorHAnsi"/>
          <w:sz w:val="20"/>
          <w:szCs w:val="20"/>
        </w:rPr>
        <w:t xml:space="preserve">orthologous to </w:t>
      </w:r>
      <w:proofErr w:type="spellStart"/>
      <w:r w:rsidR="008E7A47" w:rsidRPr="00E17DAD">
        <w:rPr>
          <w:rFonts w:asciiTheme="majorHAnsi" w:hAnsiTheme="majorHAnsi" w:cstheme="majorHAnsi"/>
          <w:i/>
          <w:iCs/>
          <w:sz w:val="20"/>
          <w:szCs w:val="20"/>
        </w:rPr>
        <w:t>Cenp</w:t>
      </w:r>
      <w:proofErr w:type="spellEnd"/>
      <w:r w:rsidR="008E7A47" w:rsidRPr="00E17DAD">
        <w:rPr>
          <w:rFonts w:asciiTheme="majorHAnsi" w:hAnsiTheme="majorHAnsi" w:cstheme="majorHAnsi"/>
          <w:i/>
          <w:iCs/>
          <w:sz w:val="20"/>
          <w:szCs w:val="20"/>
        </w:rPr>
        <w:t>-C, CLS, Nup93-2</w:t>
      </w:r>
      <w:r w:rsidR="008E7A47" w:rsidRPr="008E7A47">
        <w:rPr>
          <w:rFonts w:asciiTheme="majorHAnsi" w:hAnsiTheme="majorHAnsi" w:cstheme="majorHAnsi"/>
          <w:sz w:val="20"/>
          <w:szCs w:val="20"/>
        </w:rPr>
        <w:t xml:space="preserve">, and </w:t>
      </w:r>
      <w:r w:rsidR="008E7A47" w:rsidRPr="00E17DAD">
        <w:rPr>
          <w:rFonts w:asciiTheme="majorHAnsi" w:hAnsiTheme="majorHAnsi" w:cstheme="majorHAnsi"/>
          <w:i/>
          <w:iCs/>
          <w:sz w:val="20"/>
          <w:szCs w:val="20"/>
        </w:rPr>
        <w:t>CG2519</w:t>
      </w:r>
      <w:r w:rsidR="008E7A47" w:rsidRPr="008E7A47">
        <w:rPr>
          <w:rFonts w:asciiTheme="majorHAnsi" w:hAnsiTheme="majorHAnsi" w:cstheme="majorHAnsi"/>
          <w:sz w:val="20"/>
          <w:szCs w:val="20"/>
        </w:rPr>
        <w:t xml:space="preserve"> in </w:t>
      </w:r>
      <w:r w:rsidR="008E7A47" w:rsidRPr="00014BCA">
        <w:rPr>
          <w:rFonts w:asciiTheme="majorHAnsi" w:hAnsiTheme="majorHAnsi" w:cstheme="majorHAnsi"/>
          <w:i/>
          <w:iCs/>
          <w:sz w:val="20"/>
          <w:szCs w:val="20"/>
        </w:rPr>
        <w:t>D. melanogaster</w:t>
      </w:r>
      <w:ins w:id="7" w:author="Reed, Laura" w:date="2020-05-22T14:12:00Z">
        <w:r w:rsidR="00A00BAF">
          <w:rPr>
            <w:rFonts w:asciiTheme="majorHAnsi" w:hAnsiTheme="majorHAnsi" w:cstheme="majorHAnsi"/>
            <w:sz w:val="20"/>
            <w:szCs w:val="20"/>
          </w:rPr>
          <w:t xml:space="preserve"> respectively</w:t>
        </w:r>
      </w:ins>
      <w:r w:rsidR="008E7A47" w:rsidRPr="008E7A47">
        <w:rPr>
          <w:rFonts w:asciiTheme="majorHAnsi" w:hAnsiTheme="majorHAnsi" w:cstheme="majorHAnsi"/>
          <w:sz w:val="20"/>
          <w:szCs w:val="20"/>
        </w:rPr>
        <w:t xml:space="preserve">, Figure 1A). </w:t>
      </w:r>
      <w:ins w:id="8" w:author="Leung, Wilson" w:date="2020-05-19T18:59:00Z">
        <w:r w:rsidR="00A44494">
          <w:rPr>
            <w:sz w:val="20"/>
          </w:rPr>
          <w:t>Alt</w:t>
        </w:r>
      </w:ins>
      <w:r w:rsidRPr="002B118C">
        <w:rPr>
          <w:sz w:val="20"/>
        </w:rPr>
        <w:t xml:space="preserve">hough none of these </w:t>
      </w:r>
      <w:ins w:id="9" w:author="Reed, Laura" w:date="2020-05-22T14:14:00Z">
        <w:r w:rsidR="00A00BAF">
          <w:rPr>
            <w:sz w:val="20"/>
          </w:rPr>
          <w:t xml:space="preserve">the genes </w:t>
        </w:r>
      </w:ins>
      <w:r w:rsidRPr="002B118C">
        <w:rPr>
          <w:sz w:val="20"/>
        </w:rPr>
        <w:t xml:space="preserve">flanking </w:t>
      </w:r>
      <w:ins w:id="10" w:author="Reed, Laura" w:date="2020-05-22T14:14:00Z">
        <w:r w:rsidR="00A00BAF" w:rsidRPr="00710147">
          <w:rPr>
            <w:i/>
            <w:iCs/>
            <w:sz w:val="20"/>
          </w:rPr>
          <w:t>Rheb</w:t>
        </w:r>
        <w:r w:rsidR="00A00BAF" w:rsidRPr="002B118C">
          <w:rPr>
            <w:sz w:val="20"/>
          </w:rPr>
          <w:t xml:space="preserve"> </w:t>
        </w:r>
      </w:ins>
      <w:r w:rsidRPr="002B118C">
        <w:rPr>
          <w:sz w:val="20"/>
        </w:rPr>
        <w:t>appear to be orthologous between the two species, we determined this region contain</w:t>
      </w:r>
      <w:r w:rsidR="00C32D73">
        <w:rPr>
          <w:sz w:val="20"/>
        </w:rPr>
        <w:t>s</w:t>
      </w:r>
      <w:r w:rsidRPr="002B118C">
        <w:rPr>
          <w:sz w:val="20"/>
        </w:rPr>
        <w:t xml:space="preserve"> the ortholog for </w:t>
      </w:r>
      <w:r w:rsidRPr="002B118C">
        <w:rPr>
          <w:i/>
          <w:sz w:val="20"/>
        </w:rPr>
        <w:t>Rheb</w:t>
      </w:r>
      <w:r w:rsidRPr="002B118C">
        <w:rPr>
          <w:sz w:val="20"/>
        </w:rPr>
        <w:t xml:space="preserve"> in </w:t>
      </w:r>
      <w:r w:rsidRPr="002B118C">
        <w:rPr>
          <w:i/>
          <w:sz w:val="20"/>
        </w:rPr>
        <w:t>D. grimshawi</w:t>
      </w:r>
      <w:r w:rsidRPr="002B118C">
        <w:rPr>
          <w:sz w:val="20"/>
        </w:rPr>
        <w:t xml:space="preserve"> because this location had a substantially better </w:t>
      </w:r>
      <w:r w:rsidRPr="002B118C">
        <w:rPr>
          <w:i/>
          <w:iCs/>
          <w:sz w:val="20"/>
        </w:rPr>
        <w:t>blastp</w:t>
      </w:r>
      <w:r w:rsidRPr="002B118C">
        <w:rPr>
          <w:sz w:val="20"/>
        </w:rPr>
        <w:t xml:space="preserve"> hit to the </w:t>
      </w:r>
      <w:r w:rsidRPr="002B118C">
        <w:rPr>
          <w:i/>
          <w:iCs/>
          <w:sz w:val="20"/>
        </w:rPr>
        <w:t>Rheb</w:t>
      </w:r>
      <w:r w:rsidRPr="002B118C">
        <w:rPr>
          <w:sz w:val="20"/>
        </w:rPr>
        <w:t xml:space="preserve"> protein sequence than to the </w:t>
      </w:r>
      <w:r w:rsidR="00C32D73" w:rsidRPr="002B118C">
        <w:rPr>
          <w:sz w:val="20"/>
        </w:rPr>
        <w:t>second-best</w:t>
      </w:r>
      <w:r w:rsidRPr="002B118C">
        <w:rPr>
          <w:sz w:val="20"/>
        </w:rPr>
        <w:t xml:space="preserve"> hit.</w:t>
      </w:r>
      <w:r w:rsidR="00F228E1">
        <w:rPr>
          <w:sz w:val="20"/>
        </w:rPr>
        <w:t xml:space="preserve"> We specifically </w:t>
      </w:r>
      <w:r w:rsidR="00F965B4" w:rsidRPr="00F965B4">
        <w:rPr>
          <w:sz w:val="20"/>
        </w:rPr>
        <w:t xml:space="preserve">performed a </w:t>
      </w:r>
      <w:proofErr w:type="spellStart"/>
      <w:r w:rsidR="00F965B4" w:rsidRPr="00F576C8">
        <w:rPr>
          <w:i/>
          <w:iCs/>
          <w:sz w:val="20"/>
        </w:rPr>
        <w:t>blastp</w:t>
      </w:r>
      <w:proofErr w:type="spellEnd"/>
      <w:r w:rsidR="00F965B4" w:rsidRPr="00F965B4">
        <w:rPr>
          <w:sz w:val="20"/>
        </w:rPr>
        <w:t xml:space="preserve"> search</w:t>
      </w:r>
      <w:r w:rsidR="00F965B4">
        <w:rPr>
          <w:sz w:val="20"/>
        </w:rPr>
        <w:t xml:space="preserve"> </w:t>
      </w:r>
      <w:ins w:id="11" w:author="Leung, Wilson" w:date="2020-05-19T19:00:00Z">
        <w:r w:rsidR="00A44494">
          <w:rPr>
            <w:sz w:val="20"/>
          </w:rPr>
          <w:t xml:space="preserve">of </w:t>
        </w:r>
      </w:ins>
      <w:r w:rsidR="00CF4489">
        <w:rPr>
          <w:sz w:val="20"/>
        </w:rPr>
        <w:t xml:space="preserve">the </w:t>
      </w:r>
      <w:r w:rsidR="00CF4489" w:rsidRPr="00CF4489">
        <w:rPr>
          <w:i/>
          <w:iCs/>
          <w:sz w:val="20"/>
        </w:rPr>
        <w:t>D. grimshawi</w:t>
      </w:r>
      <w:r w:rsidR="00CF4489" w:rsidRPr="00CF4489">
        <w:rPr>
          <w:sz w:val="20"/>
        </w:rPr>
        <w:t xml:space="preserve"> </w:t>
      </w:r>
      <w:ins w:id="12" w:author="Leung, Wilson" w:date="2020-05-19T19:01:00Z">
        <w:r w:rsidR="00A44494">
          <w:rPr>
            <w:sz w:val="20"/>
          </w:rPr>
          <w:t xml:space="preserve">protein sequence for </w:t>
        </w:r>
      </w:ins>
      <w:r w:rsidR="00D16B30" w:rsidRPr="00D16B30">
        <w:rPr>
          <w:sz w:val="20"/>
        </w:rPr>
        <w:t>XP_001989792.1</w:t>
      </w:r>
      <w:r w:rsidR="00D16B30">
        <w:rPr>
          <w:sz w:val="20"/>
        </w:rPr>
        <w:t xml:space="preserve"> </w:t>
      </w:r>
      <w:ins w:id="13" w:author="Leung, Wilson" w:date="2020-05-19T19:01:00Z">
        <w:r w:rsidR="00A44494">
          <w:rPr>
            <w:sz w:val="20"/>
          </w:rPr>
          <w:t xml:space="preserve">(derived from the NCBI RefSeq transcript record </w:t>
        </w:r>
        <w:r w:rsidR="00A44494" w:rsidRPr="00A44494">
          <w:rPr>
            <w:sz w:val="20"/>
          </w:rPr>
          <w:t>XM_001989756.1</w:t>
        </w:r>
        <w:r w:rsidR="00A44494">
          <w:rPr>
            <w:sz w:val="20"/>
          </w:rPr>
          <w:t xml:space="preserve">) </w:t>
        </w:r>
      </w:ins>
      <w:r w:rsidR="00CF4489">
        <w:rPr>
          <w:sz w:val="20"/>
        </w:rPr>
        <w:t xml:space="preserve">against the </w:t>
      </w:r>
      <w:r w:rsidR="00CF4489" w:rsidRPr="00CF4489">
        <w:rPr>
          <w:i/>
          <w:iCs/>
          <w:sz w:val="20"/>
        </w:rPr>
        <w:t>D. melanogaster</w:t>
      </w:r>
      <w:r w:rsidR="00CF4489" w:rsidRPr="00CF4489">
        <w:rPr>
          <w:sz w:val="20"/>
        </w:rPr>
        <w:t xml:space="preserve"> protein</w:t>
      </w:r>
      <w:ins w:id="14" w:author="Leung, Wilson" w:date="2020-05-19T19:04:00Z">
        <w:r w:rsidR="006A3DC5">
          <w:rPr>
            <w:sz w:val="20"/>
          </w:rPr>
          <w:t xml:space="preserve"> sequences</w:t>
        </w:r>
      </w:ins>
      <w:r w:rsidR="00CF4489" w:rsidRPr="00CF4489">
        <w:rPr>
          <w:sz w:val="20"/>
        </w:rPr>
        <w:t xml:space="preserve"> in the </w:t>
      </w:r>
      <w:proofErr w:type="spellStart"/>
      <w:r w:rsidR="00CF4489" w:rsidRPr="00CF4489">
        <w:rPr>
          <w:b/>
          <w:bCs/>
          <w:sz w:val="20"/>
        </w:rPr>
        <w:t>refseq_protein</w:t>
      </w:r>
      <w:proofErr w:type="spellEnd"/>
      <w:r w:rsidR="00CF4489" w:rsidRPr="00CF4489">
        <w:rPr>
          <w:sz w:val="20"/>
        </w:rPr>
        <w:t xml:space="preserve"> database</w:t>
      </w:r>
      <w:r w:rsidR="00C32D73">
        <w:rPr>
          <w:sz w:val="20"/>
        </w:rPr>
        <w:t>.</w:t>
      </w:r>
    </w:p>
    <w:p w14:paraId="053AC685" w14:textId="77777777" w:rsidR="00F70A1E" w:rsidRPr="002B118C" w:rsidRDefault="00F70A1E" w:rsidP="00104E35">
      <w:pPr>
        <w:pStyle w:val="Body"/>
      </w:pPr>
    </w:p>
    <w:p w14:paraId="053962EC" w14:textId="259F62C8" w:rsidR="00896934" w:rsidRDefault="008B2069" w:rsidP="00896934">
      <w:pPr>
        <w:pStyle w:val="Heading2"/>
      </w:pPr>
      <w:r w:rsidRPr="002B118C">
        <w:t>Gene Model</w:t>
      </w:r>
    </w:p>
    <w:p w14:paraId="31D27B4D" w14:textId="5B1FF5AF" w:rsidR="00896934" w:rsidRPr="009A3C70" w:rsidRDefault="00896934" w:rsidP="00896934">
      <w:pPr>
        <w:pStyle w:val="Body"/>
        <w:rPr>
          <w:i w:val="0"/>
          <w:iCs w:val="0"/>
        </w:rPr>
      </w:pPr>
      <w:r w:rsidRPr="00896934">
        <w:rPr>
          <w:i w:val="0"/>
          <w:iCs w:val="0"/>
        </w:rPr>
        <w:t xml:space="preserve">The </w:t>
      </w:r>
      <w:r w:rsidRPr="00896934">
        <w:t>D. melanogaster Rheb</w:t>
      </w:r>
      <w:r w:rsidRPr="00896934">
        <w:rPr>
          <w:i w:val="0"/>
          <w:iCs w:val="0"/>
        </w:rPr>
        <w:t xml:space="preserve"> gene has two isoforms (A and B</w:t>
      </w:r>
      <w:r w:rsidR="007B7990">
        <w:rPr>
          <w:i w:val="0"/>
          <w:iCs w:val="0"/>
        </w:rPr>
        <w:t xml:space="preserve">) </w:t>
      </w:r>
      <w:r w:rsidR="007B7990" w:rsidRPr="002B118C">
        <w:rPr>
          <w:i w:val="0"/>
          <w:iCs w:val="0"/>
        </w:rPr>
        <w:t>(Figure 1B).</w:t>
      </w:r>
      <w:r w:rsidR="007B7990" w:rsidRPr="002B118C">
        <w:rPr>
          <w:i w:val="0"/>
        </w:rPr>
        <w:t xml:space="preserve"> </w:t>
      </w:r>
      <w:r w:rsidRPr="00896934">
        <w:rPr>
          <w:i w:val="0"/>
          <w:iCs w:val="0"/>
        </w:rPr>
        <w:t xml:space="preserve"> Both isoforms have identical coding sequences and only differ in their 5' UTRs.</w:t>
      </w:r>
      <w:r>
        <w:rPr>
          <w:i w:val="0"/>
          <w:iCs w:val="0"/>
        </w:rPr>
        <w:t xml:space="preserve"> </w:t>
      </w:r>
      <w:r w:rsidRPr="00896934">
        <w:rPr>
          <w:i w:val="0"/>
          <w:iCs w:val="0"/>
        </w:rPr>
        <w:t xml:space="preserve">Consequently, this article </w:t>
      </w:r>
      <w:r w:rsidR="00001320">
        <w:rPr>
          <w:i w:val="0"/>
          <w:iCs w:val="0"/>
        </w:rPr>
        <w:t>focuses</w:t>
      </w:r>
      <w:r w:rsidRPr="00896934">
        <w:rPr>
          <w:i w:val="0"/>
          <w:iCs w:val="0"/>
        </w:rPr>
        <w:t xml:space="preserve"> on the coding region annotation for the A isoform of the </w:t>
      </w:r>
      <w:r w:rsidRPr="00896934">
        <w:t>Rheb</w:t>
      </w:r>
      <w:r w:rsidRPr="00896934">
        <w:rPr>
          <w:i w:val="0"/>
          <w:iCs w:val="0"/>
        </w:rPr>
        <w:t xml:space="preserve"> ortholog in </w:t>
      </w:r>
      <w:r w:rsidRPr="00896934">
        <w:t>D. grimshaw</w:t>
      </w:r>
      <w:r>
        <w:t xml:space="preserve">i. </w:t>
      </w:r>
      <w:r w:rsidRPr="00896934">
        <w:rPr>
          <w:i w:val="0"/>
          <w:iCs w:val="0"/>
        </w:rPr>
        <w:t xml:space="preserve">The major differences between the </w:t>
      </w:r>
      <w:r w:rsidRPr="00896934">
        <w:t xml:space="preserve">D. melanogaster </w:t>
      </w:r>
      <w:r w:rsidRPr="000C0ABC">
        <w:rPr>
          <w:i w:val="0"/>
          <w:iCs w:val="0"/>
        </w:rPr>
        <w:t>Rheb</w:t>
      </w:r>
      <w:r w:rsidRPr="00896934">
        <w:t>-</w:t>
      </w:r>
      <w:r w:rsidRPr="00896934">
        <w:rPr>
          <w:i w:val="0"/>
          <w:iCs w:val="0"/>
        </w:rPr>
        <w:t xml:space="preserve">PA protein and </w:t>
      </w:r>
      <w:r w:rsidR="00001320">
        <w:rPr>
          <w:i w:val="0"/>
          <w:iCs w:val="0"/>
        </w:rPr>
        <w:t>its</w:t>
      </w:r>
      <w:r w:rsidRPr="00896934">
        <w:rPr>
          <w:i w:val="0"/>
          <w:iCs w:val="0"/>
        </w:rPr>
        <w:t xml:space="preserve"> </w:t>
      </w:r>
      <w:r w:rsidRPr="00896934">
        <w:t xml:space="preserve">D. grimshawi </w:t>
      </w:r>
      <w:r w:rsidRPr="00896934">
        <w:rPr>
          <w:i w:val="0"/>
          <w:iCs w:val="0"/>
        </w:rPr>
        <w:t>ortholog are located within the first and third coding exon</w:t>
      </w:r>
      <w:r w:rsidR="00814291">
        <w:rPr>
          <w:i w:val="0"/>
          <w:iCs w:val="0"/>
        </w:rPr>
        <w:t>s</w:t>
      </w:r>
      <w:ins w:id="15" w:author="Leung, Wilson" w:date="2020-05-19T19:02:00Z">
        <w:r w:rsidR="00A44494">
          <w:rPr>
            <w:i w:val="0"/>
            <w:iCs w:val="0"/>
          </w:rPr>
          <w:t xml:space="preserve"> </w:t>
        </w:r>
        <w:r w:rsidR="00A44494" w:rsidRPr="00A44494">
          <w:rPr>
            <w:i w:val="0"/>
            <w:iCs w:val="0"/>
          </w:rPr>
          <w:t>(which correspond to the gaps along the diagonal line in the dot plot in Figure 1C)</w:t>
        </w:r>
      </w:ins>
      <w:r>
        <w:rPr>
          <w:i w:val="0"/>
          <w:iCs w:val="0"/>
        </w:rPr>
        <w:t xml:space="preserve">. </w:t>
      </w:r>
      <w:r w:rsidRPr="00896934">
        <w:rPr>
          <w:i w:val="0"/>
          <w:iCs w:val="0"/>
        </w:rPr>
        <w:t>The whole genome multiple sequence alignment of</w:t>
      </w:r>
      <w:r w:rsidR="000C0ABC">
        <w:rPr>
          <w:i w:val="0"/>
          <w:iCs w:val="0"/>
        </w:rPr>
        <w:t xml:space="preserve"> </w:t>
      </w:r>
      <w:r w:rsidRPr="00896934">
        <w:rPr>
          <w:i w:val="0"/>
          <w:iCs w:val="0"/>
        </w:rPr>
        <w:t xml:space="preserve">28 </w:t>
      </w:r>
      <w:r w:rsidRPr="00896934">
        <w:t>Drosophila</w:t>
      </w:r>
      <w:r w:rsidRPr="00896934">
        <w:rPr>
          <w:i w:val="0"/>
          <w:iCs w:val="0"/>
        </w:rPr>
        <w:t xml:space="preserve"> species shows lower sequence conservation near the beginning of the third coding exon of </w:t>
      </w:r>
      <w:r w:rsidRPr="000C0ABC">
        <w:rPr>
          <w:i w:val="0"/>
          <w:iCs w:val="0"/>
        </w:rPr>
        <w:t>Rheb</w:t>
      </w:r>
      <w:r w:rsidRPr="00896934">
        <w:rPr>
          <w:i w:val="0"/>
          <w:iCs w:val="0"/>
        </w:rPr>
        <w:t>-PA</w:t>
      </w:r>
      <w:ins w:id="16" w:author="Leung, Wilson" w:date="2020-05-19T19:02:00Z">
        <w:r w:rsidR="006A3DC5">
          <w:rPr>
            <w:i w:val="0"/>
            <w:iCs w:val="0"/>
          </w:rPr>
          <w:t xml:space="preserve"> (Figure 1D)</w:t>
        </w:r>
      </w:ins>
      <w:r w:rsidR="007B7990">
        <w:rPr>
          <w:i w:val="0"/>
          <w:iCs w:val="0"/>
        </w:rPr>
        <w:t xml:space="preserve">. </w:t>
      </w:r>
      <w:r w:rsidRPr="00896934">
        <w:rPr>
          <w:i w:val="0"/>
          <w:iCs w:val="0"/>
        </w:rPr>
        <w:t xml:space="preserve">Since this study only focuses on the annotation of the coding regions, further investigation of the untranslated regions would be needed to ascertain if the B isoform of </w:t>
      </w:r>
      <w:r w:rsidRPr="00896934">
        <w:t>Rheb</w:t>
      </w:r>
      <w:r w:rsidRPr="00896934">
        <w:rPr>
          <w:i w:val="0"/>
          <w:iCs w:val="0"/>
        </w:rPr>
        <w:t xml:space="preserve"> exists in </w:t>
      </w:r>
      <w:r w:rsidRPr="00896934">
        <w:t>D. grimshawi</w:t>
      </w:r>
      <w:r>
        <w:t>.</w:t>
      </w:r>
    </w:p>
    <w:p w14:paraId="4F20D1FA" w14:textId="77777777" w:rsidR="008B2069" w:rsidRPr="002B118C" w:rsidRDefault="008B2069" w:rsidP="00104E35">
      <w:pPr>
        <w:pStyle w:val="Body"/>
        <w:rPr>
          <w:i w:val="0"/>
        </w:rPr>
      </w:pPr>
    </w:p>
    <w:p w14:paraId="67E4FA26" w14:textId="2E3C5E98" w:rsidR="00BE0A43" w:rsidRPr="007A61C6" w:rsidRDefault="008B2069" w:rsidP="007A61C6">
      <w:pPr>
        <w:pStyle w:val="Heading2"/>
        <w:rPr>
          <w:rStyle w:val="Heading3Char"/>
          <w:rFonts w:ascii="Times New Roman" w:eastAsia="Times New Roman" w:hAnsi="Times New Roman" w:cs="Times New Roman"/>
          <w:b/>
          <w:sz w:val="20"/>
          <w:szCs w:val="20"/>
        </w:rPr>
      </w:pPr>
      <w:r w:rsidRPr="002B118C">
        <w:t>Special characteristics of the gene model</w:t>
      </w:r>
    </w:p>
    <w:p w14:paraId="01EAADE1" w14:textId="0A3CFD94" w:rsidR="000E0D23" w:rsidRPr="002B118C" w:rsidRDefault="00FD21AA" w:rsidP="00104E35">
      <w:pPr>
        <w:pStyle w:val="Body"/>
        <w:rPr>
          <w:i w:val="0"/>
        </w:rPr>
      </w:pPr>
      <w:r w:rsidRPr="002B118C">
        <w:rPr>
          <w:rStyle w:val="Heading3Char"/>
          <w:i w:val="0"/>
        </w:rPr>
        <w:t xml:space="preserve">Changes in the splice donor site for coding exon </w:t>
      </w:r>
      <w:r w:rsidR="008B2069" w:rsidRPr="002B118C">
        <w:rPr>
          <w:rStyle w:val="Heading3Char"/>
          <w:i w:val="0"/>
        </w:rPr>
        <w:t>four</w:t>
      </w:r>
      <w:r w:rsidR="0074500C" w:rsidRPr="002B118C">
        <w:rPr>
          <w:b/>
          <w:bCs/>
          <w:i w:val="0"/>
          <w:iCs w:val="0"/>
        </w:rPr>
        <w:t xml:space="preserve">: </w:t>
      </w:r>
      <w:r w:rsidRPr="00F576C8">
        <w:rPr>
          <w:i w:val="0"/>
          <w:iCs w:val="0"/>
        </w:rPr>
        <w:t>Rheb-PA</w:t>
      </w:r>
      <w:r w:rsidRPr="002B118C">
        <w:rPr>
          <w:i w:val="0"/>
        </w:rPr>
        <w:t xml:space="preserve"> in </w:t>
      </w:r>
      <w:r w:rsidRPr="002B118C">
        <w:t>D. grimshawi</w:t>
      </w:r>
      <w:r w:rsidRPr="002B118C">
        <w:rPr>
          <w:i w:val="0"/>
        </w:rPr>
        <w:t xml:space="preserve"> has a canonical GT splice donor site at the end of coding exon </w:t>
      </w:r>
      <w:r w:rsidR="00EE147C" w:rsidRPr="002B118C">
        <w:rPr>
          <w:i w:val="0"/>
        </w:rPr>
        <w:t>four</w:t>
      </w:r>
      <w:r w:rsidRPr="002B118C">
        <w:rPr>
          <w:i w:val="0"/>
        </w:rPr>
        <w:t xml:space="preserve">. In contrast, the end of coding exon </w:t>
      </w:r>
      <w:r w:rsidR="00EE147C" w:rsidRPr="002B118C">
        <w:rPr>
          <w:i w:val="0"/>
        </w:rPr>
        <w:t>four</w:t>
      </w:r>
      <w:r w:rsidRPr="002B118C">
        <w:rPr>
          <w:i w:val="0"/>
        </w:rPr>
        <w:t xml:space="preserve"> of </w:t>
      </w:r>
      <w:r w:rsidRPr="00F576C8">
        <w:rPr>
          <w:i w:val="0"/>
          <w:iCs w:val="0"/>
        </w:rPr>
        <w:t>Rheb-PA</w:t>
      </w:r>
      <w:r w:rsidRPr="002B118C">
        <w:rPr>
          <w:i w:val="0"/>
        </w:rPr>
        <w:t xml:space="preserve"> in </w:t>
      </w:r>
      <w:r w:rsidRPr="002B118C">
        <w:t xml:space="preserve">D. </w:t>
      </w:r>
      <w:r w:rsidR="00587864" w:rsidRPr="002B118C">
        <w:t>melanogaster</w:t>
      </w:r>
      <w:r w:rsidR="00587864" w:rsidRPr="002B118C">
        <w:rPr>
          <w:i w:val="0"/>
        </w:rPr>
        <w:t>,</w:t>
      </w:r>
      <w:r w:rsidRPr="002B118C">
        <w:rPr>
          <w:i w:val="0"/>
        </w:rPr>
        <w:t xml:space="preserve"> and in most of the other </w:t>
      </w:r>
      <w:r w:rsidRPr="002B118C">
        <w:t>Drosophila</w:t>
      </w:r>
      <w:r w:rsidRPr="002B118C">
        <w:rPr>
          <w:i w:val="0"/>
        </w:rPr>
        <w:t xml:space="preserve"> species across the genus </w:t>
      </w:r>
      <w:r w:rsidRPr="002B118C">
        <w:t>Sophophora</w:t>
      </w:r>
      <w:r w:rsidR="00587864" w:rsidRPr="002B118C">
        <w:rPr>
          <w:i w:val="0"/>
        </w:rPr>
        <w:t>,</w:t>
      </w:r>
      <w:r w:rsidRPr="002B118C">
        <w:rPr>
          <w:i w:val="0"/>
        </w:rPr>
        <w:t xml:space="preserve"> use a non-canonical GC splice donor site</w:t>
      </w:r>
      <w:r w:rsidR="003D4891" w:rsidRPr="002B118C">
        <w:rPr>
          <w:i w:val="0"/>
        </w:rPr>
        <w:t xml:space="preserve">. </w:t>
      </w:r>
    </w:p>
    <w:p w14:paraId="0AE320B7" w14:textId="5CD01D94" w:rsidR="00BE0A43" w:rsidRPr="002B118C" w:rsidRDefault="00BE0A43" w:rsidP="00104E35">
      <w:pPr>
        <w:pStyle w:val="Body"/>
        <w:rPr>
          <w:i w:val="0"/>
        </w:rPr>
      </w:pPr>
    </w:p>
    <w:p w14:paraId="30AD9D0A" w14:textId="437BB656" w:rsidR="00CF624C" w:rsidRPr="002B118C" w:rsidRDefault="00CF624C">
      <w:pPr>
        <w:rPr>
          <w:rFonts w:asciiTheme="majorHAnsi" w:eastAsiaTheme="majorEastAsia" w:hAnsiTheme="majorHAnsi" w:cstheme="majorBidi"/>
          <w:szCs w:val="32"/>
        </w:rPr>
      </w:pPr>
      <w:r w:rsidRPr="002B118C">
        <w:br w:type="page"/>
      </w:r>
    </w:p>
    <w:p w14:paraId="4FFD9F81" w14:textId="782322E3" w:rsidR="000B590B" w:rsidRPr="002B118C" w:rsidRDefault="00504703" w:rsidP="00504703">
      <w:pPr>
        <w:pStyle w:val="Heading1"/>
        <w:rPr>
          <w:lang w:val="en-US"/>
        </w:rPr>
      </w:pPr>
      <w:r w:rsidRPr="002B118C">
        <w:rPr>
          <w:lang w:val="en-US"/>
        </w:rPr>
        <w:lastRenderedPageBreak/>
        <w:t>References</w:t>
      </w:r>
    </w:p>
    <w:p w14:paraId="14EE84EB" w14:textId="6E04A5AD" w:rsidR="00504703" w:rsidRPr="002B118C" w:rsidRDefault="00504703" w:rsidP="00504703">
      <w:pPr>
        <w:jc w:val="both"/>
        <w:rPr>
          <w:i/>
          <w:sz w:val="20"/>
        </w:rPr>
      </w:pPr>
      <w:proofErr w:type="spellStart"/>
      <w:r w:rsidRPr="002B118C">
        <w:rPr>
          <w:i/>
          <w:sz w:val="20"/>
        </w:rPr>
        <w:t>Aspuria</w:t>
      </w:r>
      <w:proofErr w:type="spellEnd"/>
      <w:r w:rsidRPr="002B118C">
        <w:rPr>
          <w:i/>
          <w:sz w:val="20"/>
        </w:rPr>
        <w:t xml:space="preserve"> P. J., and F. </w:t>
      </w:r>
      <w:proofErr w:type="spellStart"/>
      <w:r w:rsidRPr="002B118C">
        <w:rPr>
          <w:i/>
          <w:sz w:val="20"/>
        </w:rPr>
        <w:t>Tamanoi</w:t>
      </w:r>
      <w:proofErr w:type="spellEnd"/>
      <w:r w:rsidRPr="002B118C">
        <w:rPr>
          <w:i/>
          <w:sz w:val="20"/>
        </w:rPr>
        <w:t xml:space="preserve">, 2004 The Rheb family of GTP-binding proteins. Cell. Signal. Volume 16, Issue 10: 1105-1112. </w:t>
      </w:r>
      <w:hyperlink r:id="rId8" w:history="1">
        <w:r w:rsidRPr="002B118C">
          <w:rPr>
            <w:rStyle w:val="Hyperlink"/>
            <w:i/>
            <w:sz w:val="20"/>
          </w:rPr>
          <w:t>https://doi.org/10.1016/j.cellsig.2004.03.019</w:t>
        </w:r>
      </w:hyperlink>
    </w:p>
    <w:p w14:paraId="19954D52" w14:textId="79EF57B5" w:rsidR="00504703" w:rsidRPr="002B118C" w:rsidRDefault="00504703" w:rsidP="00504703">
      <w:pPr>
        <w:jc w:val="both"/>
        <w:rPr>
          <w:i/>
          <w:sz w:val="20"/>
        </w:rPr>
      </w:pPr>
      <w:r w:rsidRPr="002B118C">
        <w:rPr>
          <w:i/>
          <w:sz w:val="20"/>
        </w:rPr>
        <w:t xml:space="preserve">Banerjee K., and H. </w:t>
      </w:r>
      <w:proofErr w:type="spellStart"/>
      <w:r w:rsidRPr="002B118C">
        <w:rPr>
          <w:i/>
          <w:sz w:val="20"/>
        </w:rPr>
        <w:t>Resat</w:t>
      </w:r>
      <w:proofErr w:type="spellEnd"/>
      <w:r w:rsidRPr="002B118C">
        <w:rPr>
          <w:i/>
          <w:sz w:val="20"/>
        </w:rPr>
        <w:t xml:space="preserve">, 2016 Constitutive activation of STAT3 in breast cancer cells: A review. Int. J. Cancer 138: 2570–2578. </w:t>
      </w:r>
      <w:hyperlink r:id="rId9" w:history="1">
        <w:r w:rsidRPr="002B118C">
          <w:rPr>
            <w:rStyle w:val="Hyperlink"/>
            <w:i/>
            <w:sz w:val="20"/>
          </w:rPr>
          <w:t>https://doi.org/10.1002/ijc.29923</w:t>
        </w:r>
      </w:hyperlink>
      <w:r w:rsidRPr="002B118C">
        <w:rPr>
          <w:i/>
          <w:sz w:val="20"/>
        </w:rPr>
        <w:t xml:space="preserve"> </w:t>
      </w:r>
    </w:p>
    <w:p w14:paraId="0FC3F478" w14:textId="77777777" w:rsidR="00504703" w:rsidRPr="002B118C" w:rsidRDefault="00504703" w:rsidP="00504703">
      <w:pPr>
        <w:jc w:val="both"/>
        <w:rPr>
          <w:i/>
          <w:sz w:val="20"/>
        </w:rPr>
      </w:pPr>
      <w:proofErr w:type="spellStart"/>
      <w:r w:rsidRPr="002B118C">
        <w:rPr>
          <w:i/>
          <w:sz w:val="20"/>
        </w:rPr>
        <w:t>Karassek</w:t>
      </w:r>
      <w:proofErr w:type="spellEnd"/>
      <w:r w:rsidRPr="002B118C">
        <w:rPr>
          <w:i/>
          <w:sz w:val="20"/>
        </w:rPr>
        <w:t xml:space="preserve"> S., C. Berghaus, M. </w:t>
      </w:r>
      <w:proofErr w:type="spellStart"/>
      <w:r w:rsidRPr="002B118C">
        <w:rPr>
          <w:i/>
          <w:sz w:val="20"/>
        </w:rPr>
        <w:t>Schwarten</w:t>
      </w:r>
      <w:proofErr w:type="spellEnd"/>
      <w:r w:rsidRPr="002B118C">
        <w:rPr>
          <w:i/>
          <w:sz w:val="20"/>
        </w:rPr>
        <w:t xml:space="preserve">, C. G. </w:t>
      </w:r>
      <w:proofErr w:type="spellStart"/>
      <w:r w:rsidRPr="002B118C">
        <w:rPr>
          <w:i/>
          <w:sz w:val="20"/>
        </w:rPr>
        <w:t>Goemans</w:t>
      </w:r>
      <w:proofErr w:type="spellEnd"/>
      <w:r w:rsidRPr="002B118C">
        <w:rPr>
          <w:i/>
          <w:sz w:val="20"/>
        </w:rPr>
        <w:t xml:space="preserve">, N. </w:t>
      </w:r>
      <w:proofErr w:type="spellStart"/>
      <w:r w:rsidRPr="002B118C">
        <w:rPr>
          <w:i/>
          <w:sz w:val="20"/>
        </w:rPr>
        <w:t>Ohse</w:t>
      </w:r>
      <w:proofErr w:type="spellEnd"/>
      <w:r w:rsidRPr="002B118C">
        <w:rPr>
          <w:i/>
          <w:sz w:val="20"/>
        </w:rPr>
        <w:t xml:space="preserve">, et al., 2010 Ras homolog enriched in brain (Rheb) enhances apoptotic signaling. J. Biol. Chem. 285: 33979–91. </w:t>
      </w:r>
      <w:hyperlink r:id="rId10" w:history="1">
        <w:r w:rsidRPr="002B118C">
          <w:rPr>
            <w:rStyle w:val="Hyperlink"/>
            <w:i/>
            <w:sz w:val="20"/>
          </w:rPr>
          <w:t>https://doi.org/10.1074/jbc.M109.095968</w:t>
        </w:r>
      </w:hyperlink>
      <w:r w:rsidRPr="002B118C">
        <w:rPr>
          <w:i/>
          <w:sz w:val="20"/>
        </w:rPr>
        <w:t xml:space="preserve"> </w:t>
      </w:r>
    </w:p>
    <w:p w14:paraId="1CAC4546" w14:textId="525E9AC3" w:rsidR="00504703" w:rsidRPr="00710147" w:rsidRDefault="00504703" w:rsidP="00104E35">
      <w:pPr>
        <w:pStyle w:val="Body"/>
        <w:rPr>
          <w:ins w:id="17" w:author="Reed, Laura" w:date="2020-05-22T14:21:00Z"/>
          <w:b/>
          <w:bCs/>
          <w:i w:val="0"/>
          <w:iCs w:val="0"/>
        </w:rPr>
      </w:pPr>
    </w:p>
    <w:p w14:paraId="48E65B8A" w14:textId="40E3097B" w:rsidR="002339AA" w:rsidRPr="00710147" w:rsidRDefault="002339AA" w:rsidP="00104E35">
      <w:pPr>
        <w:pStyle w:val="Body"/>
        <w:rPr>
          <w:ins w:id="18" w:author="Reed, Laura" w:date="2020-05-22T14:23:00Z"/>
          <w:b/>
          <w:bCs/>
          <w:i w:val="0"/>
          <w:iCs w:val="0"/>
        </w:rPr>
      </w:pPr>
      <w:ins w:id="19" w:author="Reed, Laura" w:date="2020-05-22T14:21:00Z">
        <w:r w:rsidRPr="00710147">
          <w:rPr>
            <w:b/>
            <w:bCs/>
            <w:i w:val="0"/>
            <w:iCs w:val="0"/>
          </w:rPr>
          <w:t>Supporting Materials</w:t>
        </w:r>
      </w:ins>
      <w:ins w:id="20" w:author="Reed, Laura" w:date="2020-05-22T14:25:00Z">
        <w:r>
          <w:rPr>
            <w:b/>
            <w:bCs/>
            <w:i w:val="0"/>
            <w:iCs w:val="0"/>
          </w:rPr>
          <w:t xml:space="preserve">: </w:t>
        </w:r>
      </w:ins>
      <w:ins w:id="21" w:author="Reed, Laura" w:date="2020-05-22T14:24:00Z">
        <w:r>
          <w:rPr>
            <w:i w:val="0"/>
            <w:iCs w:val="0"/>
          </w:rPr>
          <w:t>Gene model and sequence files</w:t>
        </w:r>
      </w:ins>
      <w:ins w:id="22" w:author="Reed, Laura" w:date="2020-05-22T14:25:00Z">
        <w:r>
          <w:rPr>
            <w:i w:val="0"/>
            <w:iCs w:val="0"/>
          </w:rPr>
          <w:t xml:space="preserve"> -</w:t>
        </w:r>
      </w:ins>
      <w:ins w:id="23" w:author="Reed, Laura" w:date="2020-05-22T14:24:00Z">
        <w:r>
          <w:rPr>
            <w:i w:val="0"/>
            <w:iCs w:val="0"/>
          </w:rPr>
          <w:t xml:space="preserve"> </w:t>
        </w:r>
      </w:ins>
      <w:proofErr w:type="spellStart"/>
      <w:ins w:id="24" w:author="Reed, Laura" w:date="2020-05-22T14:22:00Z">
        <w:r>
          <w:rPr>
            <w:i w:val="0"/>
            <w:iCs w:val="0"/>
          </w:rPr>
          <w:t>dgri_Rheb-PA.gff</w:t>
        </w:r>
      </w:ins>
      <w:proofErr w:type="spellEnd"/>
      <w:ins w:id="25" w:author="Reed, Laura" w:date="2020-05-22T14:24:00Z">
        <w:r>
          <w:rPr>
            <w:i w:val="0"/>
            <w:iCs w:val="0"/>
          </w:rPr>
          <w:t>,</w:t>
        </w:r>
      </w:ins>
      <w:ins w:id="26" w:author="Reed, Laura" w:date="2020-05-22T14:23:00Z">
        <w:r>
          <w:rPr>
            <w:i w:val="0"/>
            <w:iCs w:val="0"/>
          </w:rPr>
          <w:t xml:space="preserve"> </w:t>
        </w:r>
        <w:proofErr w:type="spellStart"/>
        <w:r>
          <w:rPr>
            <w:i w:val="0"/>
            <w:iCs w:val="0"/>
          </w:rPr>
          <w:t>dgri_Rheb-PA.fna</w:t>
        </w:r>
      </w:ins>
      <w:proofErr w:type="spellEnd"/>
      <w:ins w:id="27" w:author="Reed, Laura" w:date="2020-05-22T14:24:00Z">
        <w:r>
          <w:rPr>
            <w:i w:val="0"/>
            <w:iCs w:val="0"/>
          </w:rPr>
          <w:t xml:space="preserve">, </w:t>
        </w:r>
        <w:proofErr w:type="spellStart"/>
        <w:r>
          <w:rPr>
            <w:i w:val="0"/>
            <w:iCs w:val="0"/>
          </w:rPr>
          <w:t>dgri_Rheb-PA.faa</w:t>
        </w:r>
      </w:ins>
      <w:proofErr w:type="spellEnd"/>
      <w:ins w:id="28" w:author="Reed, Laura" w:date="2020-05-22T14:25:00Z">
        <w:r>
          <w:rPr>
            <w:i w:val="0"/>
            <w:iCs w:val="0"/>
          </w:rPr>
          <w:t>;</w:t>
        </w:r>
      </w:ins>
    </w:p>
    <w:p w14:paraId="1AC5EDFA" w14:textId="7FC2B2E4" w:rsidR="002339AA" w:rsidRPr="00710147" w:rsidRDefault="002339AA" w:rsidP="00104E35">
      <w:pPr>
        <w:pStyle w:val="Body"/>
        <w:rPr>
          <w:ins w:id="29" w:author="Reed, Laura" w:date="2020-05-22T14:21:00Z"/>
          <w:i w:val="0"/>
          <w:iCs w:val="0"/>
        </w:rPr>
      </w:pPr>
      <w:ins w:id="30" w:author="Reed, Laura" w:date="2020-05-22T14:24:00Z">
        <w:r>
          <w:rPr>
            <w:i w:val="0"/>
            <w:iCs w:val="0"/>
          </w:rPr>
          <w:t>Suppl</w:t>
        </w:r>
      </w:ins>
      <w:ins w:id="31" w:author="Reed, Laura" w:date="2020-05-22T14:25:00Z">
        <w:r>
          <w:rPr>
            <w:i w:val="0"/>
            <w:iCs w:val="0"/>
          </w:rPr>
          <w:t>emental results</w:t>
        </w:r>
      </w:ins>
      <w:ins w:id="32" w:author="Reed, Laura" w:date="2020-05-22T14:26:00Z">
        <w:r>
          <w:rPr>
            <w:i w:val="0"/>
            <w:iCs w:val="0"/>
          </w:rPr>
          <w:t xml:space="preserve"> - </w:t>
        </w:r>
      </w:ins>
      <w:proofErr w:type="spellStart"/>
      <w:ins w:id="33" w:author="Reed, Laura" w:date="2020-05-22T14:25:00Z">
        <w:r w:rsidRPr="00710147">
          <w:rPr>
            <w:i w:val="0"/>
            <w:iCs w:val="0"/>
            <w:highlight w:val="yellow"/>
          </w:rPr>
          <w:t>FigShare</w:t>
        </w:r>
        <w:proofErr w:type="spellEnd"/>
        <w:r w:rsidRPr="00710147">
          <w:rPr>
            <w:i w:val="0"/>
            <w:iCs w:val="0"/>
            <w:highlight w:val="yellow"/>
          </w:rPr>
          <w:t xml:space="preserve"> link</w:t>
        </w:r>
      </w:ins>
    </w:p>
    <w:p w14:paraId="57C02870" w14:textId="77777777" w:rsidR="002339AA" w:rsidRPr="002B118C" w:rsidRDefault="002339AA" w:rsidP="00104E35">
      <w:pPr>
        <w:pStyle w:val="Body"/>
      </w:pPr>
    </w:p>
    <w:p w14:paraId="5FA3B6AA" w14:textId="7AA3049C" w:rsidR="00174154" w:rsidRPr="002B118C" w:rsidRDefault="00174154" w:rsidP="00174154">
      <w:pPr>
        <w:jc w:val="both"/>
        <w:rPr>
          <w:i/>
          <w:iCs/>
          <w:sz w:val="20"/>
        </w:rPr>
      </w:pPr>
      <w:commentRangeStart w:id="34"/>
      <w:r w:rsidRPr="002B118C">
        <w:rPr>
          <w:b/>
          <w:sz w:val="20"/>
        </w:rPr>
        <w:t>Funding:</w:t>
      </w:r>
      <w:commentRangeEnd w:id="34"/>
      <w:r w:rsidR="002339AA">
        <w:rPr>
          <w:rStyle w:val="CommentReference"/>
        </w:rPr>
        <w:commentReference w:id="34"/>
      </w:r>
      <w:r w:rsidRPr="002B118C">
        <w:rPr>
          <w:b/>
          <w:sz w:val="20"/>
        </w:rPr>
        <w:t xml:space="preserve"> </w:t>
      </w:r>
      <w:r w:rsidRPr="002B118C">
        <w:rPr>
          <w:sz w:val="20"/>
        </w:rPr>
        <w:t xml:space="preserve">This material is based upon work supported by the National Science Foundation under </w:t>
      </w:r>
      <w:ins w:id="35" w:author="Leung, Wilson" w:date="2020-05-19T19:04:00Z">
        <w:r w:rsidR="003C03ED">
          <w:rPr>
            <w:sz w:val="20"/>
          </w:rPr>
          <w:t>Grant No.</w:t>
        </w:r>
        <w:r w:rsidR="003C03ED" w:rsidRPr="002B118C">
          <w:rPr>
            <w:sz w:val="20"/>
          </w:rPr>
          <w:t xml:space="preserve"> </w:t>
        </w:r>
      </w:ins>
      <w:r w:rsidRPr="002B118C">
        <w:rPr>
          <w:sz w:val="20"/>
        </w:rPr>
        <w:t xml:space="preserve">IUSE-1915544 </w:t>
      </w:r>
      <w:r w:rsidR="00AD45BA">
        <w:rPr>
          <w:sz w:val="20"/>
        </w:rPr>
        <w:t xml:space="preserve">to </w:t>
      </w:r>
      <w:ins w:id="36" w:author="Leung, Wilson" w:date="2020-05-19T19:04:00Z">
        <w:r w:rsidR="003C03ED">
          <w:rPr>
            <w:sz w:val="20"/>
          </w:rPr>
          <w:t xml:space="preserve">LKR </w:t>
        </w:r>
      </w:ins>
      <w:r w:rsidRPr="002B118C">
        <w:rPr>
          <w:sz w:val="20"/>
        </w:rPr>
        <w:t>and the National Institute of General Medical Sciences of the National Institute of Health</w:t>
      </w:r>
      <w:r w:rsidR="00CD74CA">
        <w:rPr>
          <w:sz w:val="20"/>
        </w:rPr>
        <w:t xml:space="preserve"> A</w:t>
      </w:r>
      <w:r w:rsidRPr="002B118C">
        <w:rPr>
          <w:sz w:val="20"/>
        </w:rPr>
        <w:t xml:space="preserve">ward R25GM130517 to LKR. The </w:t>
      </w:r>
      <w:r w:rsidR="00CD74CA">
        <w:rPr>
          <w:sz w:val="20"/>
        </w:rPr>
        <w:t>Genomics Education Partnership</w:t>
      </w:r>
      <w:r w:rsidR="00CD74CA" w:rsidRPr="002B118C">
        <w:rPr>
          <w:sz w:val="20"/>
        </w:rPr>
        <w:t xml:space="preserve"> </w:t>
      </w:r>
      <w:r w:rsidRPr="002B118C">
        <w:rPr>
          <w:sz w:val="20"/>
        </w:rPr>
        <w:t xml:space="preserve">is fully financed by Federal moneys. </w:t>
      </w:r>
      <w:r w:rsidR="00F576C8">
        <w:rPr>
          <w:sz w:val="20"/>
        </w:rPr>
        <w:t>The c</w:t>
      </w:r>
      <w:r w:rsidRPr="002B118C">
        <w:rPr>
          <w:sz w:val="20"/>
        </w:rPr>
        <w:t xml:space="preserve">ontent is solely the responsibility of the authors and does not necessarily represent the official views of the </w:t>
      </w:r>
      <w:r w:rsidR="00CD74CA">
        <w:rPr>
          <w:sz w:val="20"/>
        </w:rPr>
        <w:t>N</w:t>
      </w:r>
      <w:ins w:id="37" w:author="Leung, Wilson" w:date="2020-05-19T19:13:00Z">
        <w:r w:rsidR="00417B44">
          <w:rPr>
            <w:sz w:val="20"/>
          </w:rPr>
          <w:t>ational Institutes of Health</w:t>
        </w:r>
      </w:ins>
      <w:r w:rsidR="00CD74CA">
        <w:rPr>
          <w:sz w:val="20"/>
        </w:rPr>
        <w:t xml:space="preserve">. </w:t>
      </w:r>
    </w:p>
    <w:p w14:paraId="58025A2E" w14:textId="77777777" w:rsidR="00174154" w:rsidRPr="002B118C" w:rsidRDefault="00174154" w:rsidP="00104E35">
      <w:pPr>
        <w:pStyle w:val="Body"/>
      </w:pPr>
    </w:p>
    <w:p w14:paraId="7B53EB2A" w14:textId="51937BB1" w:rsidR="000E0D23" w:rsidRPr="002B118C" w:rsidRDefault="00724776" w:rsidP="00174154">
      <w:pPr>
        <w:pStyle w:val="Heading2"/>
        <w:rPr>
          <w:i w:val="0"/>
          <w:iCs w:val="0"/>
        </w:rPr>
      </w:pPr>
      <w:r w:rsidRPr="002B118C">
        <w:rPr>
          <w:rFonts w:eastAsia="Arial Unicode MS" w:cs="Arial Unicode MS"/>
          <w:i w:val="0"/>
        </w:rPr>
        <w:t>Acknowledgements</w:t>
      </w:r>
      <w:r w:rsidR="00174154" w:rsidRPr="002B118C">
        <w:rPr>
          <w:rFonts w:eastAsia="Arial Unicode MS" w:cs="Arial Unicode MS"/>
          <w:i w:val="0"/>
        </w:rPr>
        <w:t xml:space="preserve">: </w:t>
      </w:r>
      <w:ins w:id="38" w:author="Rele, Chinmay" w:date="2020-05-20T15:38:00Z">
        <w:r w:rsidR="0092245D">
          <w:rPr>
            <w:b w:val="0"/>
            <w:i w:val="0"/>
            <w:iCs w:val="0"/>
          </w:rPr>
          <w:t>We would like to acknowledge Katie M. Sandlin</w:t>
        </w:r>
      </w:ins>
      <w:ins w:id="39" w:author="Reed, Laura" w:date="2020-05-22T14:29:00Z">
        <w:r w:rsidR="002339AA">
          <w:rPr>
            <w:b w:val="0"/>
            <w:i w:val="0"/>
            <w:iCs w:val="0"/>
          </w:rPr>
          <w:t>, Gary Williams,</w:t>
        </w:r>
      </w:ins>
      <w:ins w:id="40" w:author="Rele, Chinmay" w:date="2020-05-20T15:38:00Z">
        <w:r w:rsidR="0092245D">
          <w:rPr>
            <w:b w:val="0"/>
            <w:i w:val="0"/>
            <w:iCs w:val="0"/>
          </w:rPr>
          <w:t xml:space="preserve"> </w:t>
        </w:r>
        <w:r w:rsidR="00FD4D22">
          <w:rPr>
            <w:b w:val="0"/>
            <w:i w:val="0"/>
            <w:iCs w:val="0"/>
          </w:rPr>
          <w:t>and Terence Murphy</w:t>
        </w:r>
      </w:ins>
      <w:ins w:id="41" w:author="Rele, Chinmay" w:date="2020-05-20T15:39:00Z">
        <w:r w:rsidR="00FD4D22">
          <w:rPr>
            <w:b w:val="0"/>
            <w:i w:val="0"/>
            <w:iCs w:val="0"/>
          </w:rPr>
          <w:t xml:space="preserve"> </w:t>
        </w:r>
      </w:ins>
      <w:ins w:id="42" w:author="Rele, Chinmay" w:date="2020-05-20T15:38:00Z">
        <w:r w:rsidR="0092245D">
          <w:rPr>
            <w:b w:val="0"/>
            <w:i w:val="0"/>
            <w:iCs w:val="0"/>
          </w:rPr>
          <w:t xml:space="preserve">for </w:t>
        </w:r>
      </w:ins>
      <w:ins w:id="43" w:author="Rele, Chinmay" w:date="2020-05-20T15:39:00Z">
        <w:r w:rsidR="00FD4D22">
          <w:rPr>
            <w:b w:val="0"/>
            <w:i w:val="0"/>
            <w:iCs w:val="0"/>
          </w:rPr>
          <w:t>their</w:t>
        </w:r>
      </w:ins>
      <w:ins w:id="44" w:author="Rele, Chinmay" w:date="2020-05-20T15:38:00Z">
        <w:r w:rsidR="0092245D">
          <w:rPr>
            <w:b w:val="0"/>
            <w:i w:val="0"/>
            <w:iCs w:val="0"/>
          </w:rPr>
          <w:t xml:space="preserve"> constructive criticism of this article</w:t>
        </w:r>
      </w:ins>
      <w:ins w:id="45" w:author="Rele, Chinmay" w:date="2020-05-20T15:39:00Z">
        <w:r w:rsidR="00FD4D22">
          <w:rPr>
            <w:b w:val="0"/>
            <w:i w:val="0"/>
            <w:iCs w:val="0"/>
          </w:rPr>
          <w:t>.</w:t>
        </w:r>
      </w:ins>
      <w:r w:rsidR="00D36494" w:rsidRPr="002B118C">
        <w:rPr>
          <w:b w:val="0"/>
          <w:i w:val="0"/>
          <w:iCs w:val="0"/>
        </w:rPr>
        <w:t xml:space="preserve"> </w:t>
      </w:r>
    </w:p>
    <w:p w14:paraId="5D71A3CA" w14:textId="77777777" w:rsidR="000E0D23" w:rsidRPr="002B118C" w:rsidRDefault="000E0D23" w:rsidP="00104E35">
      <w:pPr>
        <w:pStyle w:val="Body"/>
      </w:pPr>
    </w:p>
    <w:p w14:paraId="6BA56E32" w14:textId="77777777" w:rsidR="000E0D23" w:rsidRPr="002B118C" w:rsidRDefault="000E0D23" w:rsidP="00104E35">
      <w:pPr>
        <w:pStyle w:val="Body"/>
      </w:pPr>
    </w:p>
    <w:p w14:paraId="693AAC17" w14:textId="77777777" w:rsidR="000E0D23" w:rsidRPr="002B118C" w:rsidRDefault="000E0D23" w:rsidP="00104E35">
      <w:pPr>
        <w:pStyle w:val="Body"/>
        <w:rPr>
          <w:i w:val="0"/>
          <w:iCs w:val="0"/>
        </w:rPr>
      </w:pPr>
    </w:p>
    <w:p w14:paraId="0AE8E652" w14:textId="77777777" w:rsidR="000E0D23" w:rsidRPr="002B118C" w:rsidRDefault="000E0D23" w:rsidP="00104E35">
      <w:pPr>
        <w:pStyle w:val="Body"/>
      </w:pPr>
    </w:p>
    <w:p w14:paraId="23D883D9" w14:textId="636C3C3B" w:rsidR="000E0D23" w:rsidRPr="002B118C" w:rsidRDefault="00724776" w:rsidP="00104E35">
      <w:pPr>
        <w:pStyle w:val="Body"/>
        <w:rPr>
          <w:i w:val="0"/>
        </w:rPr>
      </w:pPr>
      <w:r w:rsidRPr="002B118C">
        <w:rPr>
          <w:b/>
          <w:bCs/>
          <w:i w:val="0"/>
        </w:rPr>
        <w:t xml:space="preserve">Author Contributions: </w:t>
      </w:r>
      <w:r w:rsidR="004C232C" w:rsidRPr="002B118C">
        <w:rPr>
          <w:bCs/>
          <w:i w:val="0"/>
        </w:rPr>
        <w:t>Chinmay Rele: Data curation, Software, Validation, Visualization, Formal analysis, Investigation, Writing — original draft, Writing — review &amp; editing; Jared Williams: Formal analysis, Investigation, Writing — original draft; Laura K. Reed:</w:t>
      </w:r>
      <w:r w:rsidR="00CA4793" w:rsidRPr="002B118C">
        <w:rPr>
          <w:bCs/>
          <w:i w:val="0"/>
        </w:rPr>
        <w:t xml:space="preserve"> </w:t>
      </w:r>
      <w:r w:rsidR="004C232C" w:rsidRPr="002B118C">
        <w:rPr>
          <w:bCs/>
          <w:i w:val="0"/>
        </w:rPr>
        <w:t xml:space="preserve">Supervision, Conceptualization, Funding acquisition, Project administration, Writing – review &amp; editing; James J. </w:t>
      </w:r>
      <w:proofErr w:type="spellStart"/>
      <w:r w:rsidR="004C232C" w:rsidRPr="002B118C">
        <w:rPr>
          <w:bCs/>
          <w:i w:val="0"/>
        </w:rPr>
        <w:t>Youngblom</w:t>
      </w:r>
      <w:proofErr w:type="spellEnd"/>
      <w:r w:rsidR="004C232C" w:rsidRPr="002B118C">
        <w:rPr>
          <w:bCs/>
          <w:i w:val="0"/>
        </w:rPr>
        <w:t>: Supervision, Writing – review &amp; editing; Wilson Leung: Data curation, Software, Validation, Visualization, Writing — review &amp; editing</w:t>
      </w:r>
    </w:p>
    <w:p w14:paraId="6FA3F9CC" w14:textId="77777777" w:rsidR="000E0D23" w:rsidRPr="002B118C" w:rsidRDefault="000E0D23" w:rsidP="00104E35">
      <w:pPr>
        <w:pStyle w:val="Body"/>
      </w:pPr>
    </w:p>
    <w:p w14:paraId="00B303A6" w14:textId="77777777" w:rsidR="000E0D23" w:rsidRPr="002B118C" w:rsidRDefault="000E0D23" w:rsidP="00104E35">
      <w:pPr>
        <w:pStyle w:val="Body"/>
      </w:pPr>
    </w:p>
    <w:p w14:paraId="6E9F9726" w14:textId="78A66B39" w:rsidR="000E0D23" w:rsidRPr="002B118C" w:rsidRDefault="00724776" w:rsidP="00104E35">
      <w:pPr>
        <w:pStyle w:val="Body"/>
      </w:pPr>
      <w:r w:rsidRPr="002B118C">
        <w:t>Please select a tag below that best describes your submission</w:t>
      </w:r>
    </w:p>
    <w:p w14:paraId="236C5169" w14:textId="77777777" w:rsidR="00534406" w:rsidRPr="002B118C" w:rsidRDefault="00534406" w:rsidP="00104E35">
      <w:pPr>
        <w:pStyle w:val="Body"/>
      </w:pPr>
    </w:p>
    <w:tbl>
      <w:tblPr>
        <w:tblStyle w:val="PlainTable3"/>
        <w:tblW w:w="0" w:type="auto"/>
        <w:tblCellMar>
          <w:top w:w="72" w:type="dxa"/>
          <w:left w:w="115" w:type="dxa"/>
          <w:bottom w:w="72" w:type="dxa"/>
          <w:right w:w="115" w:type="dxa"/>
        </w:tblCellMar>
        <w:tblLook w:val="0600" w:firstRow="0" w:lastRow="0" w:firstColumn="0" w:lastColumn="0" w:noHBand="1" w:noVBand="1"/>
      </w:tblPr>
      <w:tblGrid>
        <w:gridCol w:w="2938"/>
        <w:gridCol w:w="2938"/>
        <w:gridCol w:w="2939"/>
      </w:tblGrid>
      <w:tr w:rsidR="00534406" w:rsidRPr="002B118C" w14:paraId="4350DBC1" w14:textId="77777777" w:rsidTr="0021282F">
        <w:tc>
          <w:tcPr>
            <w:tcW w:w="2938" w:type="dxa"/>
          </w:tcPr>
          <w:p w14:paraId="733699C8" w14:textId="77777777" w:rsidR="00534406" w:rsidRPr="002B118C" w:rsidRDefault="00534406" w:rsidP="00104E35">
            <w:pPr>
              <w:pStyle w:val="Body"/>
              <w:pBdr>
                <w:top w:val="none" w:sz="0" w:space="0" w:color="auto"/>
                <w:left w:val="none" w:sz="0" w:space="0" w:color="auto"/>
                <w:bottom w:val="none" w:sz="0" w:space="0" w:color="auto"/>
                <w:right w:val="none" w:sz="0" w:space="0" w:color="auto"/>
                <w:between w:val="none" w:sz="0" w:space="0" w:color="auto"/>
                <w:bar w:val="none" w:sz="0" w:color="auto"/>
              </w:pBdr>
              <w:rPr>
                <w:i w:val="0"/>
                <w:iCs w:val="0"/>
              </w:rPr>
            </w:pPr>
            <w:r w:rsidRPr="002B118C">
              <w:rPr>
                <w:i w:val="0"/>
                <w:iCs w:val="0"/>
                <w:highlight w:val="yellow"/>
              </w:rPr>
              <w:t>New findings</w:t>
            </w:r>
          </w:p>
        </w:tc>
        <w:tc>
          <w:tcPr>
            <w:tcW w:w="2938" w:type="dxa"/>
          </w:tcPr>
          <w:p w14:paraId="10B693EE" w14:textId="3864DA87" w:rsidR="00534406" w:rsidRPr="002B118C" w:rsidRDefault="00534406" w:rsidP="00104E35">
            <w:pPr>
              <w:pStyle w:val="Body"/>
              <w:pBdr>
                <w:top w:val="none" w:sz="0" w:space="0" w:color="auto"/>
                <w:left w:val="none" w:sz="0" w:space="0" w:color="auto"/>
                <w:bottom w:val="none" w:sz="0" w:space="0" w:color="auto"/>
                <w:right w:val="none" w:sz="0" w:space="0" w:color="auto"/>
                <w:between w:val="none" w:sz="0" w:space="0" w:color="auto"/>
                <w:bar w:val="none" w:sz="0" w:color="auto"/>
              </w:pBdr>
              <w:rPr>
                <w:i w:val="0"/>
                <w:iCs w:val="0"/>
              </w:rPr>
            </w:pPr>
            <w:r w:rsidRPr="002B118C">
              <w:rPr>
                <w:i w:val="0"/>
                <w:iCs w:val="0"/>
              </w:rPr>
              <w:t>Replication – successful</w:t>
            </w:r>
          </w:p>
        </w:tc>
        <w:tc>
          <w:tcPr>
            <w:tcW w:w="2939" w:type="dxa"/>
          </w:tcPr>
          <w:p w14:paraId="4755D81E" w14:textId="77777777" w:rsidR="00534406" w:rsidRPr="002B118C" w:rsidRDefault="00534406" w:rsidP="00104E35">
            <w:pPr>
              <w:pStyle w:val="Body"/>
              <w:pBdr>
                <w:top w:val="none" w:sz="0" w:space="0" w:color="auto"/>
                <w:left w:val="none" w:sz="0" w:space="0" w:color="auto"/>
                <w:bottom w:val="none" w:sz="0" w:space="0" w:color="auto"/>
                <w:right w:val="none" w:sz="0" w:space="0" w:color="auto"/>
                <w:between w:val="none" w:sz="0" w:space="0" w:color="auto"/>
                <w:bar w:val="none" w:sz="0" w:color="auto"/>
              </w:pBdr>
              <w:rPr>
                <w:i w:val="0"/>
                <w:iCs w:val="0"/>
              </w:rPr>
            </w:pPr>
            <w:r w:rsidRPr="002B118C">
              <w:rPr>
                <w:i w:val="0"/>
                <w:iCs w:val="0"/>
              </w:rPr>
              <w:t>Negative results</w:t>
            </w:r>
          </w:p>
        </w:tc>
      </w:tr>
      <w:tr w:rsidR="00534406" w:rsidRPr="002B118C" w14:paraId="15C66F3E" w14:textId="77777777" w:rsidTr="0021282F">
        <w:tc>
          <w:tcPr>
            <w:tcW w:w="2938" w:type="dxa"/>
          </w:tcPr>
          <w:p w14:paraId="100B4153" w14:textId="77777777" w:rsidR="00534406" w:rsidRPr="002B118C" w:rsidRDefault="00534406" w:rsidP="00104E35">
            <w:pPr>
              <w:pStyle w:val="Body"/>
              <w:pBdr>
                <w:top w:val="none" w:sz="0" w:space="0" w:color="auto"/>
                <w:left w:val="none" w:sz="0" w:space="0" w:color="auto"/>
                <w:bottom w:val="none" w:sz="0" w:space="0" w:color="auto"/>
                <w:right w:val="none" w:sz="0" w:space="0" w:color="auto"/>
                <w:between w:val="none" w:sz="0" w:space="0" w:color="auto"/>
                <w:bar w:val="none" w:sz="0" w:color="auto"/>
              </w:pBdr>
              <w:rPr>
                <w:i w:val="0"/>
                <w:iCs w:val="0"/>
              </w:rPr>
            </w:pPr>
            <w:r w:rsidRPr="002B118C">
              <w:rPr>
                <w:i w:val="0"/>
                <w:iCs w:val="0"/>
              </w:rPr>
              <w:t>Methods &amp; reagents</w:t>
            </w:r>
          </w:p>
        </w:tc>
        <w:tc>
          <w:tcPr>
            <w:tcW w:w="2938" w:type="dxa"/>
          </w:tcPr>
          <w:p w14:paraId="1AD5C833" w14:textId="77777777" w:rsidR="00534406" w:rsidRPr="002B118C" w:rsidRDefault="00534406" w:rsidP="00104E35">
            <w:pPr>
              <w:pStyle w:val="Body"/>
              <w:pBdr>
                <w:top w:val="none" w:sz="0" w:space="0" w:color="auto"/>
                <w:left w:val="none" w:sz="0" w:space="0" w:color="auto"/>
                <w:bottom w:val="none" w:sz="0" w:space="0" w:color="auto"/>
                <w:right w:val="none" w:sz="0" w:space="0" w:color="auto"/>
                <w:between w:val="none" w:sz="0" w:space="0" w:color="auto"/>
                <w:bar w:val="none" w:sz="0" w:color="auto"/>
              </w:pBdr>
              <w:rPr>
                <w:i w:val="0"/>
                <w:iCs w:val="0"/>
              </w:rPr>
            </w:pPr>
            <w:r w:rsidRPr="002B118C">
              <w:rPr>
                <w:i w:val="0"/>
                <w:iCs w:val="0"/>
              </w:rPr>
              <w:t>Replication – unsuccessful</w:t>
            </w:r>
          </w:p>
        </w:tc>
        <w:tc>
          <w:tcPr>
            <w:tcW w:w="2939" w:type="dxa"/>
          </w:tcPr>
          <w:p w14:paraId="166E051A" w14:textId="77777777" w:rsidR="00534406" w:rsidRPr="002B118C" w:rsidRDefault="00534406" w:rsidP="00104E35">
            <w:pPr>
              <w:pStyle w:val="Body"/>
              <w:pBdr>
                <w:top w:val="none" w:sz="0" w:space="0" w:color="auto"/>
                <w:left w:val="none" w:sz="0" w:space="0" w:color="auto"/>
                <w:bottom w:val="none" w:sz="0" w:space="0" w:color="auto"/>
                <w:right w:val="none" w:sz="0" w:space="0" w:color="auto"/>
                <w:between w:val="none" w:sz="0" w:space="0" w:color="auto"/>
                <w:bar w:val="none" w:sz="0" w:color="auto"/>
              </w:pBdr>
              <w:rPr>
                <w:i w:val="0"/>
                <w:iCs w:val="0"/>
              </w:rPr>
            </w:pPr>
          </w:p>
        </w:tc>
      </w:tr>
    </w:tbl>
    <w:p w14:paraId="0DC3F589" w14:textId="77777777" w:rsidR="00534406" w:rsidRPr="002B118C" w:rsidRDefault="00534406" w:rsidP="00104E35">
      <w:pPr>
        <w:pStyle w:val="Body"/>
      </w:pPr>
    </w:p>
    <w:p w14:paraId="2D7B6DF8" w14:textId="77777777" w:rsidR="00534406" w:rsidRPr="002B118C" w:rsidRDefault="00534406" w:rsidP="00104E35">
      <w:pPr>
        <w:pStyle w:val="Body"/>
      </w:pPr>
    </w:p>
    <w:p w14:paraId="7B766E36" w14:textId="31AF4F21" w:rsidR="00534406" w:rsidRPr="002B118C" w:rsidRDefault="00534406" w:rsidP="00104E35">
      <w:pPr>
        <w:pStyle w:val="Body"/>
        <w:sectPr w:rsidR="00534406" w:rsidRPr="002B118C" w:rsidSect="00C268B4">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567" w:footer="624" w:gutter="0"/>
          <w:pgNumType w:start="1"/>
          <w:cols w:space="720"/>
          <w:docGrid w:linePitch="326"/>
        </w:sectPr>
      </w:pPr>
    </w:p>
    <w:p w14:paraId="7481B880" w14:textId="77777777" w:rsidR="000E0D23" w:rsidRPr="002B118C" w:rsidRDefault="000E0D23" w:rsidP="00104E35">
      <w:pPr>
        <w:pStyle w:val="Body"/>
      </w:pPr>
    </w:p>
    <w:p w14:paraId="2F9004D5" w14:textId="77777777" w:rsidR="000E0D23" w:rsidRPr="002B118C" w:rsidRDefault="000E0D23" w:rsidP="00104E35">
      <w:pPr>
        <w:pStyle w:val="Body"/>
      </w:pPr>
    </w:p>
    <w:p w14:paraId="43161C72" w14:textId="77777777" w:rsidR="000E0D23" w:rsidRPr="002B118C" w:rsidRDefault="00724776" w:rsidP="00104E35">
      <w:pPr>
        <w:pStyle w:val="Body"/>
      </w:pPr>
      <w:r w:rsidRPr="002B118C">
        <w:rPr>
          <w:b/>
          <w:bCs/>
        </w:rPr>
        <w:t xml:space="preserve">You declare the following by submitting your article to microPublication Biology: </w:t>
      </w:r>
      <w:r w:rsidRPr="002B118C">
        <w:rPr>
          <w:b/>
          <w:bCs/>
          <w:rtl/>
        </w:rPr>
        <w:t>“</w:t>
      </w:r>
      <w:r w:rsidRPr="002B118C">
        <w:t>I/we declare to the best of my/our knowledge that the experiment is reproducible; that the submission has been approved by all authors; that the submission has been approved by the laboratory's Principal Investigator, and that the results have not been published elsewhere. The author(s) declare no conflict of interest.”</w:t>
      </w:r>
    </w:p>
    <w:p w14:paraId="424E1CAD" w14:textId="77777777" w:rsidR="000E0D23" w:rsidRPr="002B118C" w:rsidRDefault="000E0D23" w:rsidP="00104E35">
      <w:pPr>
        <w:pStyle w:val="Body"/>
      </w:pPr>
    </w:p>
    <w:p w14:paraId="49AEFBD4" w14:textId="77777777" w:rsidR="000E0D23" w:rsidRPr="002B118C" w:rsidRDefault="00724776" w:rsidP="00104E35">
      <w:pPr>
        <w:pStyle w:val="Body"/>
      </w:pPr>
      <w:r w:rsidRPr="002B118C">
        <w:t>Ignore the grayed out text below</w:t>
      </w:r>
    </w:p>
    <w:p w14:paraId="58FFCBD5" w14:textId="424CD334" w:rsidR="000E0D23" w:rsidRPr="002B118C" w:rsidRDefault="00724776" w:rsidP="00104E35">
      <w:pPr>
        <w:pStyle w:val="Body"/>
        <w:rPr>
          <w:b/>
          <w:color w:val="A7A7A7" w:themeColor="text2"/>
        </w:rPr>
      </w:pPr>
      <w:r w:rsidRPr="002B118C">
        <w:rPr>
          <w:b/>
          <w:color w:val="A7A7A7" w:themeColor="text2"/>
        </w:rPr>
        <w:t xml:space="preserve">Reviewed by </w:t>
      </w:r>
      <w:r w:rsidR="004C232C" w:rsidRPr="002B118C">
        <w:rPr>
          <w:b/>
          <w:color w:val="A7A7A7" w:themeColor="text2"/>
        </w:rPr>
        <w:t>:</w:t>
      </w:r>
    </w:p>
    <w:p w14:paraId="683B7FB8" w14:textId="77777777" w:rsidR="000E0D23" w:rsidRPr="002B118C" w:rsidRDefault="000E0D23" w:rsidP="00104E35">
      <w:pPr>
        <w:pStyle w:val="Body"/>
        <w:rPr>
          <w:color w:val="A7A7A7" w:themeColor="text2"/>
        </w:rPr>
      </w:pPr>
    </w:p>
    <w:p w14:paraId="4D9FB1C6" w14:textId="77777777" w:rsidR="000E0D23" w:rsidRPr="002B118C" w:rsidRDefault="00724776" w:rsidP="00104E35">
      <w:pPr>
        <w:pStyle w:val="Body"/>
        <w:rPr>
          <w:color w:val="A7A7A7" w:themeColor="text2"/>
        </w:rPr>
      </w:pPr>
      <w:bookmarkStart w:id="46" w:name="_headingh.gjdgxs"/>
      <w:bookmarkEnd w:id="46"/>
      <w:r w:rsidRPr="002B118C">
        <w:rPr>
          <w:b/>
          <w:bCs/>
          <w:color w:val="A7A7A7" w:themeColor="text2"/>
        </w:rPr>
        <w:t xml:space="preserve">Received </w:t>
      </w:r>
      <w:proofErr w:type="spellStart"/>
      <w:r w:rsidRPr="002B118C">
        <w:rPr>
          <w:color w:val="A7A7A7" w:themeColor="text2"/>
        </w:rPr>
        <w:t>yyyy</w:t>
      </w:r>
      <w:proofErr w:type="spellEnd"/>
      <w:r w:rsidRPr="002B118C">
        <w:rPr>
          <w:color w:val="A7A7A7" w:themeColor="text2"/>
        </w:rPr>
        <w:t xml:space="preserve">/mm/dd, </w:t>
      </w:r>
      <w:r w:rsidRPr="002B118C">
        <w:rPr>
          <w:b/>
          <w:bCs/>
          <w:color w:val="A7A7A7" w:themeColor="text2"/>
        </w:rPr>
        <w:t>Accepted</w:t>
      </w:r>
      <w:r w:rsidRPr="002B118C">
        <w:rPr>
          <w:color w:val="A7A7A7" w:themeColor="text2"/>
        </w:rPr>
        <w:t xml:space="preserve"> </w:t>
      </w:r>
      <w:proofErr w:type="spellStart"/>
      <w:r w:rsidRPr="002B118C">
        <w:rPr>
          <w:color w:val="A7A7A7" w:themeColor="text2"/>
        </w:rPr>
        <w:t>yyyy</w:t>
      </w:r>
      <w:proofErr w:type="spellEnd"/>
      <w:r w:rsidRPr="002B118C">
        <w:rPr>
          <w:color w:val="A7A7A7" w:themeColor="text2"/>
        </w:rPr>
        <w:t xml:space="preserve">/mm/dd. </w:t>
      </w:r>
      <w:r w:rsidRPr="002B118C">
        <w:rPr>
          <w:b/>
          <w:bCs/>
          <w:color w:val="A7A7A7" w:themeColor="text2"/>
        </w:rPr>
        <w:t xml:space="preserve">Published Online </w:t>
      </w:r>
      <w:proofErr w:type="spellStart"/>
      <w:r w:rsidRPr="002B118C">
        <w:rPr>
          <w:color w:val="A7A7A7" w:themeColor="text2"/>
        </w:rPr>
        <w:t>yyyy</w:t>
      </w:r>
      <w:proofErr w:type="spellEnd"/>
      <w:r w:rsidRPr="002B118C">
        <w:rPr>
          <w:color w:val="A7A7A7" w:themeColor="text2"/>
        </w:rPr>
        <w:t>/mm/dd.</w:t>
      </w:r>
    </w:p>
    <w:p w14:paraId="0273E368" w14:textId="77777777" w:rsidR="000E0D23" w:rsidRPr="002B118C" w:rsidRDefault="000E0D23" w:rsidP="00104E35">
      <w:pPr>
        <w:pStyle w:val="Body"/>
        <w:rPr>
          <w:color w:val="A7A7A7" w:themeColor="text2"/>
        </w:rPr>
      </w:pPr>
    </w:p>
    <w:p w14:paraId="32E7C487" w14:textId="6487EC80" w:rsidR="000E0D23" w:rsidRPr="002B118C" w:rsidRDefault="00724776" w:rsidP="00104E35">
      <w:pPr>
        <w:pStyle w:val="Body"/>
        <w:rPr>
          <w:color w:val="A7A7A7" w:themeColor="text2"/>
        </w:rPr>
      </w:pPr>
      <w:r w:rsidRPr="002B118C">
        <w:rPr>
          <w:b/>
          <w:bCs/>
          <w:color w:val="A7A7A7" w:themeColor="text2"/>
        </w:rPr>
        <w:t>Copyright</w:t>
      </w:r>
      <w:r w:rsidRPr="002B118C">
        <w:rPr>
          <w:rFonts w:ascii="Arial" w:hAnsi="Arial"/>
          <w:color w:val="A7A7A7" w:themeColor="text2"/>
        </w:rPr>
        <w:t xml:space="preserve"> </w:t>
      </w:r>
      <w:r w:rsidRPr="002B118C">
        <w:rPr>
          <w:color w:val="A7A7A7" w:themeColor="text2"/>
        </w:rPr>
        <w:t>© 20</w:t>
      </w:r>
      <w:r w:rsidR="00FE46C6" w:rsidRPr="002B118C">
        <w:rPr>
          <w:color w:val="A7A7A7" w:themeColor="text2"/>
        </w:rPr>
        <w:t>20</w:t>
      </w:r>
      <w:r w:rsidRPr="002B118C">
        <w:rPr>
          <w:color w:val="A7A7A7" w:themeColor="text2"/>
        </w:rPr>
        <w:t xml:space="preserve"> by the authors. This is an open-access article distributed under the terms of the Creative Commons Attribution 4.0 International (CC BY 4.0) License, which permits unrestricted use, distribution, and reproduction in any medium, provided the original author and source are credited. </w:t>
      </w:r>
    </w:p>
    <w:p w14:paraId="006B4E49" w14:textId="77777777" w:rsidR="000E0D23" w:rsidRPr="002B118C" w:rsidRDefault="000E0D23" w:rsidP="00104E35">
      <w:pPr>
        <w:pStyle w:val="Body"/>
        <w:rPr>
          <w:color w:val="A7A7A7" w:themeColor="text2"/>
        </w:rPr>
      </w:pPr>
    </w:p>
    <w:p w14:paraId="64ADFC07" w14:textId="2CCA869D" w:rsidR="00E94370" w:rsidRPr="002B118C" w:rsidRDefault="00724776" w:rsidP="003773FF">
      <w:pPr>
        <w:pStyle w:val="Body"/>
      </w:pPr>
      <w:r w:rsidRPr="002B118C">
        <w:rPr>
          <w:b/>
          <w:bCs/>
          <w:color w:val="A7A7A7" w:themeColor="text2"/>
        </w:rPr>
        <w:t>Citation</w:t>
      </w:r>
      <w:r w:rsidRPr="002B118C">
        <w:rPr>
          <w:color w:val="A7A7A7" w:themeColor="text2"/>
        </w:rPr>
        <w:t xml:space="preserve">: </w:t>
      </w:r>
    </w:p>
    <w:sectPr w:rsidR="00E94370" w:rsidRPr="002B118C">
      <w:headerReference w:type="default" r:id="rId21"/>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4" w:author="Reed, Laura" w:date="2020-05-22T14:20:00Z" w:initials="RL">
    <w:p w14:paraId="60D507DA" w14:textId="706E4BCB" w:rsidR="002339AA" w:rsidRDefault="002339AA">
      <w:pPr>
        <w:pStyle w:val="CommentText"/>
      </w:pPr>
      <w:r>
        <w:rPr>
          <w:rStyle w:val="CommentReference"/>
        </w:rPr>
        <w:annotationRef/>
      </w:r>
      <w:r>
        <w:t xml:space="preserve">Somewhere we will need to reference the supporting files (GFF </w:t>
      </w:r>
      <w:proofErr w:type="spellStart"/>
      <w:r>
        <w:t>etc</w:t>
      </w:r>
      <w:proofErr w:type="spellEnd"/>
      <w:r>
        <w:t xml:space="preserve">) – and possibly provide a link to the </w:t>
      </w:r>
      <w:proofErr w:type="spellStart"/>
      <w:r>
        <w:t>FigShare</w:t>
      </w:r>
      <w:proofErr w:type="spellEnd"/>
      <w:r>
        <w:t xml:space="preserve"> of the supplemental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D507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5E2B" w16cex:dateUtc="2020-05-22T1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D507DA" w16cid:durableId="22725E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569EA" w14:textId="77777777" w:rsidR="0075552C" w:rsidRDefault="0075552C">
      <w:r>
        <w:separator/>
      </w:r>
    </w:p>
  </w:endnote>
  <w:endnote w:type="continuationSeparator" w:id="0">
    <w:p w14:paraId="31FC6D33" w14:textId="77777777" w:rsidR="0075552C" w:rsidRDefault="00755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7EDAE" w14:textId="77777777" w:rsidR="008529F6" w:rsidRDefault="008529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3DCFF" w14:textId="77777777" w:rsidR="000E0D23" w:rsidRDefault="000E0D23">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431F17" w14:textId="77777777" w:rsidR="008529F6" w:rsidRDefault="00852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788248" w14:textId="77777777" w:rsidR="0075552C" w:rsidRDefault="0075552C">
      <w:r>
        <w:separator/>
      </w:r>
    </w:p>
  </w:footnote>
  <w:footnote w:type="continuationSeparator" w:id="0">
    <w:p w14:paraId="510CB9EB" w14:textId="77777777" w:rsidR="0075552C" w:rsidRDefault="007555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A3171" w14:textId="77777777" w:rsidR="008529F6" w:rsidRDefault="008529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BF2E2" w14:textId="77777777" w:rsidR="000E0D23" w:rsidRDefault="000E0D23">
    <w:pPr>
      <w:pStyle w:val="Body"/>
    </w:pPr>
  </w:p>
  <w:p w14:paraId="10317E5A" w14:textId="77777777" w:rsidR="000E0D23" w:rsidRDefault="00724776" w:rsidP="00C268B4">
    <w:pPr>
      <w:pStyle w:val="Body"/>
      <w:jc w:val="right"/>
    </w:pPr>
    <w:r>
      <w:rPr>
        <w:noProof/>
      </w:rPr>
      <w:drawing>
        <wp:inline distT="0" distB="0" distL="0" distR="0" wp14:anchorId="454F9306" wp14:editId="18C81989">
          <wp:extent cx="1662113" cy="403021"/>
          <wp:effectExtent l="0" t="0" r="0" b="0"/>
          <wp:docPr id="5" name="officeArt object" descr="image3.png"/>
          <wp:cNvGraphicFramePr/>
          <a:graphic xmlns:a="http://schemas.openxmlformats.org/drawingml/2006/main">
            <a:graphicData uri="http://schemas.openxmlformats.org/drawingml/2006/picture">
              <pic:pic xmlns:pic="http://schemas.openxmlformats.org/drawingml/2006/picture">
                <pic:nvPicPr>
                  <pic:cNvPr id="1073741825" name="image3.png" descr="image3.png"/>
                  <pic:cNvPicPr>
                    <a:picLocks noChangeAspect="1"/>
                  </pic:cNvPicPr>
                </pic:nvPicPr>
                <pic:blipFill>
                  <a:blip r:embed="rId1"/>
                  <a:stretch>
                    <a:fillRect/>
                  </a:stretch>
                </pic:blipFill>
                <pic:spPr>
                  <a:xfrm>
                    <a:off x="0" y="0"/>
                    <a:ext cx="1662113" cy="403021"/>
                  </a:xfrm>
                  <a:prstGeom prst="rect">
                    <a:avLst/>
                  </a:prstGeom>
                  <a:ln w="12700" cap="flat">
                    <a:noFill/>
                    <a:miter lim="400000"/>
                  </a:ln>
                  <a:effectLst/>
                </pic:spPr>
              </pic:pic>
            </a:graphicData>
          </a:graphic>
        </wp:inline>
      </w:drawing>
    </w:r>
    <w:r>
      <w:tab/>
    </w:r>
  </w:p>
  <w:p w14:paraId="55C909A7" w14:textId="24E37A39" w:rsidR="000E0D23" w:rsidRDefault="008529F6">
    <w:pPr>
      <w:pStyle w:val="Body"/>
    </w:pPr>
    <w:r>
      <w:t>01</w:t>
    </w:r>
    <w:r w:rsidR="00724776">
      <w:t>/</w:t>
    </w:r>
    <w:r>
      <w:t>10</w:t>
    </w:r>
    <w:r w:rsidR="00724776">
      <w:t>/</w:t>
    </w:r>
    <w:r>
      <w:t>2020</w:t>
    </w:r>
    <w:r w:rsidR="00724776">
      <w:t>– Open Access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070B56" w14:textId="77777777" w:rsidR="008529F6" w:rsidRDefault="008529F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BB88F" w14:textId="77777777" w:rsidR="000E0D23" w:rsidRDefault="000E0D23">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A4302"/>
    <w:multiLevelType w:val="hybridMultilevel"/>
    <w:tmpl w:val="9DA40992"/>
    <w:numStyleLink w:val="ImportedStyle1"/>
  </w:abstractNum>
  <w:abstractNum w:abstractNumId="1" w15:restartNumberingAfterBreak="0">
    <w:nsid w:val="1F75764E"/>
    <w:multiLevelType w:val="hybridMultilevel"/>
    <w:tmpl w:val="9DA40992"/>
    <w:styleLink w:val="ImportedStyle1"/>
    <w:lvl w:ilvl="0" w:tplc="98C8AC3A">
      <w:start w:val="1"/>
      <w:numFmt w:val="decimal"/>
      <w:lvlText w:val="%1."/>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AFD654A8">
      <w:start w:val="1"/>
      <w:numFmt w:val="lowerLetter"/>
      <w:lvlText w:val="%2."/>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11C07096">
      <w:start w:val="1"/>
      <w:numFmt w:val="lowerRoman"/>
      <w:lvlText w:val="%3."/>
      <w:lvlJc w:val="left"/>
      <w:pPr>
        <w:ind w:left="2160" w:hanging="280"/>
      </w:pPr>
      <w:rPr>
        <w:rFonts w:hAnsi="Arial Unicode MS"/>
        <w:i/>
        <w:iCs/>
        <w:caps w:val="0"/>
        <w:smallCaps w:val="0"/>
        <w:strike w:val="0"/>
        <w:dstrike w:val="0"/>
        <w:outline w:val="0"/>
        <w:emboss w:val="0"/>
        <w:imprint w:val="0"/>
        <w:spacing w:val="0"/>
        <w:w w:val="100"/>
        <w:kern w:val="0"/>
        <w:position w:val="0"/>
        <w:highlight w:val="none"/>
        <w:vertAlign w:val="baseline"/>
      </w:rPr>
    </w:lvl>
    <w:lvl w:ilvl="3" w:tplc="C5D4D88E">
      <w:start w:val="1"/>
      <w:numFmt w:val="decimal"/>
      <w:lvlText w:val="%4."/>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8162028A">
      <w:start w:val="1"/>
      <w:numFmt w:val="lowerLetter"/>
      <w:lvlText w:val="%5."/>
      <w:lvlJc w:val="left"/>
      <w:pPr>
        <w:ind w:left="36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DA14C044">
      <w:start w:val="1"/>
      <w:numFmt w:val="lowerRoman"/>
      <w:lvlText w:val="%6."/>
      <w:lvlJc w:val="left"/>
      <w:pPr>
        <w:ind w:left="4320" w:hanging="280"/>
      </w:pPr>
      <w:rPr>
        <w:rFonts w:hAnsi="Arial Unicode MS"/>
        <w:i/>
        <w:iCs/>
        <w:caps w:val="0"/>
        <w:smallCaps w:val="0"/>
        <w:strike w:val="0"/>
        <w:dstrike w:val="0"/>
        <w:outline w:val="0"/>
        <w:emboss w:val="0"/>
        <w:imprint w:val="0"/>
        <w:spacing w:val="0"/>
        <w:w w:val="100"/>
        <w:kern w:val="0"/>
        <w:position w:val="0"/>
        <w:highlight w:val="none"/>
        <w:vertAlign w:val="baseline"/>
      </w:rPr>
    </w:lvl>
    <w:lvl w:ilvl="6" w:tplc="7C4043A0">
      <w:start w:val="1"/>
      <w:numFmt w:val="decimal"/>
      <w:lvlText w:val="%7."/>
      <w:lvlJc w:val="left"/>
      <w:pPr>
        <w:ind w:left="50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D4CEA15C">
      <w:start w:val="1"/>
      <w:numFmt w:val="lowerLetter"/>
      <w:lvlText w:val="%8."/>
      <w:lvlJc w:val="left"/>
      <w:pPr>
        <w:ind w:left="57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58AC434">
      <w:start w:val="1"/>
      <w:numFmt w:val="lowerRoman"/>
      <w:lvlText w:val="%9."/>
      <w:lvlJc w:val="left"/>
      <w:pPr>
        <w:ind w:left="6480" w:hanging="280"/>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79A62B32"/>
    <w:multiLevelType w:val="multilevel"/>
    <w:tmpl w:val="D2B4F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ung, Wilson">
    <w15:presenceInfo w15:providerId="AD" w15:userId="S::wleung@wustl.edu::2d668497-f739-4b25-b6f9-ed13a25ebed0"/>
  </w15:person>
  <w15:person w15:author="Reed, Laura">
    <w15:presenceInfo w15:providerId="AD" w15:userId="S::lreed1@ua.edu::b7352a4a-a95c-4237-8eff-b291ea851cee"/>
  </w15:person>
  <w15:person w15:author="Rele, Chinmay">
    <w15:presenceInfo w15:providerId="AD" w15:userId="S::cprele@ua.edu::42b34707-7a50-4e56-ac9c-7e61da71d4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D23"/>
    <w:rsid w:val="000011ED"/>
    <w:rsid w:val="00001320"/>
    <w:rsid w:val="00013D20"/>
    <w:rsid w:val="00014BCA"/>
    <w:rsid w:val="0002194C"/>
    <w:rsid w:val="00033D09"/>
    <w:rsid w:val="00044230"/>
    <w:rsid w:val="00057CC7"/>
    <w:rsid w:val="00070A15"/>
    <w:rsid w:val="00073380"/>
    <w:rsid w:val="000803AC"/>
    <w:rsid w:val="00094629"/>
    <w:rsid w:val="00095DA8"/>
    <w:rsid w:val="000B590B"/>
    <w:rsid w:val="000C0ABC"/>
    <w:rsid w:val="000E0D23"/>
    <w:rsid w:val="000E7D09"/>
    <w:rsid w:val="000E7D97"/>
    <w:rsid w:val="00100F5B"/>
    <w:rsid w:val="00104E35"/>
    <w:rsid w:val="00117127"/>
    <w:rsid w:val="00122E22"/>
    <w:rsid w:val="00137826"/>
    <w:rsid w:val="0014298F"/>
    <w:rsid w:val="0016096A"/>
    <w:rsid w:val="00163369"/>
    <w:rsid w:val="00164D7C"/>
    <w:rsid w:val="0016621A"/>
    <w:rsid w:val="00174154"/>
    <w:rsid w:val="00174541"/>
    <w:rsid w:val="00185736"/>
    <w:rsid w:val="00192EF5"/>
    <w:rsid w:val="001A726E"/>
    <w:rsid w:val="001C2845"/>
    <w:rsid w:val="001C3E79"/>
    <w:rsid w:val="001C7253"/>
    <w:rsid w:val="001E49B0"/>
    <w:rsid w:val="001E5308"/>
    <w:rsid w:val="001E7677"/>
    <w:rsid w:val="001F7165"/>
    <w:rsid w:val="0020244E"/>
    <w:rsid w:val="00203FCF"/>
    <w:rsid w:val="002045A0"/>
    <w:rsid w:val="0020617E"/>
    <w:rsid w:val="0021282F"/>
    <w:rsid w:val="00214083"/>
    <w:rsid w:val="00221CCB"/>
    <w:rsid w:val="002339AA"/>
    <w:rsid w:val="00244089"/>
    <w:rsid w:val="002455D6"/>
    <w:rsid w:val="002751D9"/>
    <w:rsid w:val="002B118C"/>
    <w:rsid w:val="002C5809"/>
    <w:rsid w:val="002E0117"/>
    <w:rsid w:val="002E4B8A"/>
    <w:rsid w:val="002F519E"/>
    <w:rsid w:val="002F5570"/>
    <w:rsid w:val="00337E72"/>
    <w:rsid w:val="00356667"/>
    <w:rsid w:val="00370C67"/>
    <w:rsid w:val="00377070"/>
    <w:rsid w:val="003773FF"/>
    <w:rsid w:val="00377730"/>
    <w:rsid w:val="00397604"/>
    <w:rsid w:val="003A25BA"/>
    <w:rsid w:val="003B4876"/>
    <w:rsid w:val="003B596B"/>
    <w:rsid w:val="003C03ED"/>
    <w:rsid w:val="003D4891"/>
    <w:rsid w:val="003D6618"/>
    <w:rsid w:val="003F0CA8"/>
    <w:rsid w:val="003F4FF3"/>
    <w:rsid w:val="003F7F9C"/>
    <w:rsid w:val="00404678"/>
    <w:rsid w:val="00404CF5"/>
    <w:rsid w:val="00417B44"/>
    <w:rsid w:val="004250B5"/>
    <w:rsid w:val="00432DA0"/>
    <w:rsid w:val="0043367F"/>
    <w:rsid w:val="00440757"/>
    <w:rsid w:val="004450F4"/>
    <w:rsid w:val="00481E49"/>
    <w:rsid w:val="004C232C"/>
    <w:rsid w:val="004E16F4"/>
    <w:rsid w:val="004E1F43"/>
    <w:rsid w:val="004E69C2"/>
    <w:rsid w:val="00502658"/>
    <w:rsid w:val="005030E8"/>
    <w:rsid w:val="00504703"/>
    <w:rsid w:val="00516808"/>
    <w:rsid w:val="00523350"/>
    <w:rsid w:val="00525D45"/>
    <w:rsid w:val="00534406"/>
    <w:rsid w:val="00557E98"/>
    <w:rsid w:val="00565EE6"/>
    <w:rsid w:val="00567048"/>
    <w:rsid w:val="00587864"/>
    <w:rsid w:val="005A49DF"/>
    <w:rsid w:val="005A4D41"/>
    <w:rsid w:val="005A57B4"/>
    <w:rsid w:val="005B0A36"/>
    <w:rsid w:val="005B7B9B"/>
    <w:rsid w:val="005E7405"/>
    <w:rsid w:val="005E7B6F"/>
    <w:rsid w:val="00611F03"/>
    <w:rsid w:val="006222F4"/>
    <w:rsid w:val="00634A08"/>
    <w:rsid w:val="006451B2"/>
    <w:rsid w:val="006514B2"/>
    <w:rsid w:val="0065369B"/>
    <w:rsid w:val="00666600"/>
    <w:rsid w:val="0067749C"/>
    <w:rsid w:val="006944BB"/>
    <w:rsid w:val="006A25A5"/>
    <w:rsid w:val="006A2D53"/>
    <w:rsid w:val="006A3DC5"/>
    <w:rsid w:val="006B68B3"/>
    <w:rsid w:val="006C56B6"/>
    <w:rsid w:val="006D4F02"/>
    <w:rsid w:val="006D67AF"/>
    <w:rsid w:val="006E11B3"/>
    <w:rsid w:val="006E2688"/>
    <w:rsid w:val="006E51C4"/>
    <w:rsid w:val="00710147"/>
    <w:rsid w:val="00712676"/>
    <w:rsid w:val="00713859"/>
    <w:rsid w:val="00714043"/>
    <w:rsid w:val="00724776"/>
    <w:rsid w:val="00724FE0"/>
    <w:rsid w:val="007326AC"/>
    <w:rsid w:val="00741AB7"/>
    <w:rsid w:val="0074500C"/>
    <w:rsid w:val="0075552C"/>
    <w:rsid w:val="00770255"/>
    <w:rsid w:val="0079678F"/>
    <w:rsid w:val="007A61C6"/>
    <w:rsid w:val="007B7990"/>
    <w:rsid w:val="007C151E"/>
    <w:rsid w:val="007D6326"/>
    <w:rsid w:val="007E5E48"/>
    <w:rsid w:val="007F34E8"/>
    <w:rsid w:val="00802555"/>
    <w:rsid w:val="0080424F"/>
    <w:rsid w:val="00814291"/>
    <w:rsid w:val="00825054"/>
    <w:rsid w:val="00840142"/>
    <w:rsid w:val="008529F6"/>
    <w:rsid w:val="008836DE"/>
    <w:rsid w:val="00896934"/>
    <w:rsid w:val="008A22D8"/>
    <w:rsid w:val="008B2069"/>
    <w:rsid w:val="008B7981"/>
    <w:rsid w:val="008C6640"/>
    <w:rsid w:val="008D798F"/>
    <w:rsid w:val="008E5C52"/>
    <w:rsid w:val="008E7A47"/>
    <w:rsid w:val="008F374F"/>
    <w:rsid w:val="00902552"/>
    <w:rsid w:val="00916531"/>
    <w:rsid w:val="0092245D"/>
    <w:rsid w:val="00924EB4"/>
    <w:rsid w:val="009703DB"/>
    <w:rsid w:val="00983FB0"/>
    <w:rsid w:val="0099564F"/>
    <w:rsid w:val="00997118"/>
    <w:rsid w:val="009A3C70"/>
    <w:rsid w:val="009B5EB7"/>
    <w:rsid w:val="009C79C6"/>
    <w:rsid w:val="009D07BF"/>
    <w:rsid w:val="009E55C8"/>
    <w:rsid w:val="009E700E"/>
    <w:rsid w:val="00A00BAF"/>
    <w:rsid w:val="00A00DBD"/>
    <w:rsid w:val="00A06C55"/>
    <w:rsid w:val="00A10D3C"/>
    <w:rsid w:val="00A24D25"/>
    <w:rsid w:val="00A32C36"/>
    <w:rsid w:val="00A3431F"/>
    <w:rsid w:val="00A44494"/>
    <w:rsid w:val="00A64800"/>
    <w:rsid w:val="00AA5DD1"/>
    <w:rsid w:val="00AB7CA0"/>
    <w:rsid w:val="00AD45BA"/>
    <w:rsid w:val="00AE1B94"/>
    <w:rsid w:val="00AF4BE1"/>
    <w:rsid w:val="00B14737"/>
    <w:rsid w:val="00B31179"/>
    <w:rsid w:val="00B37016"/>
    <w:rsid w:val="00B407AD"/>
    <w:rsid w:val="00B534F3"/>
    <w:rsid w:val="00B63229"/>
    <w:rsid w:val="00B80A64"/>
    <w:rsid w:val="00B81D7B"/>
    <w:rsid w:val="00B8793F"/>
    <w:rsid w:val="00B91A8C"/>
    <w:rsid w:val="00B93B6A"/>
    <w:rsid w:val="00BA634B"/>
    <w:rsid w:val="00BD3043"/>
    <w:rsid w:val="00BE0A43"/>
    <w:rsid w:val="00C01580"/>
    <w:rsid w:val="00C11D26"/>
    <w:rsid w:val="00C14D90"/>
    <w:rsid w:val="00C268B4"/>
    <w:rsid w:val="00C32D73"/>
    <w:rsid w:val="00C35F02"/>
    <w:rsid w:val="00C37ED0"/>
    <w:rsid w:val="00C421B6"/>
    <w:rsid w:val="00C544A8"/>
    <w:rsid w:val="00C5580D"/>
    <w:rsid w:val="00C73B7E"/>
    <w:rsid w:val="00C97074"/>
    <w:rsid w:val="00CA2016"/>
    <w:rsid w:val="00CA28C6"/>
    <w:rsid w:val="00CA4793"/>
    <w:rsid w:val="00CC3504"/>
    <w:rsid w:val="00CC7681"/>
    <w:rsid w:val="00CD74CA"/>
    <w:rsid w:val="00CD7C9E"/>
    <w:rsid w:val="00CF4489"/>
    <w:rsid w:val="00CF624C"/>
    <w:rsid w:val="00D1694B"/>
    <w:rsid w:val="00D16B30"/>
    <w:rsid w:val="00D240FF"/>
    <w:rsid w:val="00D24CA9"/>
    <w:rsid w:val="00D36494"/>
    <w:rsid w:val="00D423BC"/>
    <w:rsid w:val="00D717DC"/>
    <w:rsid w:val="00D82D56"/>
    <w:rsid w:val="00D90D72"/>
    <w:rsid w:val="00DD3FB8"/>
    <w:rsid w:val="00DE1715"/>
    <w:rsid w:val="00DE18B2"/>
    <w:rsid w:val="00DF316E"/>
    <w:rsid w:val="00E10EE4"/>
    <w:rsid w:val="00E13A4D"/>
    <w:rsid w:val="00E15B62"/>
    <w:rsid w:val="00E15DA2"/>
    <w:rsid w:val="00E17A8A"/>
    <w:rsid w:val="00E17DAD"/>
    <w:rsid w:val="00E23E63"/>
    <w:rsid w:val="00E240FA"/>
    <w:rsid w:val="00E451E5"/>
    <w:rsid w:val="00E5797B"/>
    <w:rsid w:val="00E61220"/>
    <w:rsid w:val="00E70148"/>
    <w:rsid w:val="00E709C6"/>
    <w:rsid w:val="00E71726"/>
    <w:rsid w:val="00E75F16"/>
    <w:rsid w:val="00E76D11"/>
    <w:rsid w:val="00E90DD1"/>
    <w:rsid w:val="00E94370"/>
    <w:rsid w:val="00EA48B9"/>
    <w:rsid w:val="00EB5331"/>
    <w:rsid w:val="00ED2735"/>
    <w:rsid w:val="00EE147C"/>
    <w:rsid w:val="00EE45CE"/>
    <w:rsid w:val="00EE46E7"/>
    <w:rsid w:val="00F06521"/>
    <w:rsid w:val="00F1069E"/>
    <w:rsid w:val="00F12AAD"/>
    <w:rsid w:val="00F228E1"/>
    <w:rsid w:val="00F26C07"/>
    <w:rsid w:val="00F34CAF"/>
    <w:rsid w:val="00F350CD"/>
    <w:rsid w:val="00F3704D"/>
    <w:rsid w:val="00F567D6"/>
    <w:rsid w:val="00F576C8"/>
    <w:rsid w:val="00F70A1E"/>
    <w:rsid w:val="00F90C61"/>
    <w:rsid w:val="00F965B4"/>
    <w:rsid w:val="00FB0F5E"/>
    <w:rsid w:val="00FC20EC"/>
    <w:rsid w:val="00FD21AA"/>
    <w:rsid w:val="00FD26E6"/>
    <w:rsid w:val="00FD4D22"/>
    <w:rsid w:val="00FE46C1"/>
    <w:rsid w:val="00FE4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26C7B"/>
  <w15:docId w15:val="{7E1F9F17-98BB-C74F-94D3-8A74FB008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autoRedefine/>
    <w:uiPriority w:val="9"/>
    <w:qFormat/>
    <w:rsid w:val="00504703"/>
    <w:pPr>
      <w:keepNext/>
      <w:keepLines/>
      <w:spacing w:before="120" w:after="120"/>
      <w:jc w:val="both"/>
      <w:outlineLvl w:val="0"/>
    </w:pPr>
    <w:rPr>
      <w:rFonts w:asciiTheme="majorHAnsi" w:eastAsiaTheme="majorEastAsia" w:hAnsiTheme="majorHAnsi" w:cstheme="majorBidi"/>
      <w:szCs w:val="32"/>
      <w:lang w:val="fr-FR"/>
    </w:rPr>
  </w:style>
  <w:style w:type="paragraph" w:styleId="Heading2">
    <w:name w:val="heading 2"/>
    <w:next w:val="Body"/>
    <w:uiPriority w:val="9"/>
    <w:unhideWhenUsed/>
    <w:qFormat/>
    <w:pPr>
      <w:jc w:val="both"/>
      <w:outlineLvl w:val="1"/>
    </w:pPr>
    <w:rPr>
      <w:rFonts w:eastAsia="Times New Roman"/>
      <w:b/>
      <w:bCs/>
      <w:i/>
      <w:iCs/>
      <w:color w:val="000000"/>
      <w:u w:color="000000"/>
      <w14:textOutline w14:w="0" w14:cap="flat" w14:cmpd="sng" w14:algn="ctr">
        <w14:noFill/>
        <w14:prstDash w14:val="solid"/>
        <w14:bevel/>
      </w14:textOutline>
    </w:rPr>
  </w:style>
  <w:style w:type="paragraph" w:styleId="Heading3">
    <w:name w:val="heading 3"/>
    <w:basedOn w:val="Normal"/>
    <w:next w:val="Normal"/>
    <w:link w:val="Heading3Char"/>
    <w:autoRedefine/>
    <w:uiPriority w:val="9"/>
    <w:unhideWhenUsed/>
    <w:qFormat/>
    <w:rsid w:val="00AF4BE1"/>
    <w:pPr>
      <w:keepNext/>
      <w:keepLines/>
      <w:outlineLvl w:val="2"/>
    </w:pPr>
    <w:rPr>
      <w:rFonts w:asciiTheme="majorHAnsi" w:eastAsiaTheme="majorEastAsia" w:hAnsiTheme="majorHAnsi" w:cstheme="majorBidi"/>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jc w:val="both"/>
    </w:pPr>
    <w:rPr>
      <w:rFonts w:cs="Arial Unicode MS"/>
      <w:i/>
      <w:iCs/>
      <w:color w:val="000000"/>
      <w:u w:color="000000"/>
      <w14:textOutline w14:w="0" w14:cap="flat" w14:cmpd="sng" w14:algn="ctr">
        <w14:noFill/>
        <w14:prstDash w14:val="solid"/>
        <w14:bevel/>
      </w14:textOutline>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styleId="Title">
    <w:name w:val="Title"/>
    <w:next w:val="Body"/>
    <w:uiPriority w:val="10"/>
    <w:qFormat/>
    <w:pPr>
      <w:keepNext/>
      <w:keepLines/>
      <w:spacing w:before="480" w:after="120"/>
      <w:jc w:val="both"/>
    </w:pPr>
    <w:rPr>
      <w:rFonts w:cs="Arial Unicode MS"/>
      <w:i/>
      <w:iCs/>
      <w:color w:val="000000"/>
      <w:sz w:val="72"/>
      <w:szCs w:val="72"/>
      <w:u w:color="000000"/>
      <w14:textOutline w14:w="0" w14:cap="flat" w14:cmpd="sng" w14:algn="ctr">
        <w14:noFill/>
        <w14:prstDash w14:val="solid"/>
        <w14:bevel/>
      </w14:textOutline>
    </w:rPr>
  </w:style>
  <w:style w:type="character" w:styleId="PageNumber">
    <w:name w:val="page number"/>
    <w:rPr>
      <w:lang w:val="en-US"/>
    </w:rPr>
  </w:style>
  <w:style w:type="paragraph" w:styleId="ListParagraph">
    <w:name w:val="List Paragraph"/>
    <w:pPr>
      <w:ind w:left="720"/>
      <w:jc w:val="both"/>
    </w:pPr>
    <w:rPr>
      <w:rFonts w:cs="Arial Unicode MS"/>
      <w:i/>
      <w:iCs/>
      <w:color w:val="000000"/>
      <w:u w:color="000000"/>
    </w:rPr>
  </w:style>
  <w:style w:type="numbering" w:customStyle="1" w:styleId="ImportedStyle1">
    <w:name w:val="Imported Style 1"/>
    <w:pPr>
      <w:numPr>
        <w:numId w:val="1"/>
      </w:numPr>
    </w:pPr>
  </w:style>
  <w:style w:type="paragraph" w:styleId="BalloonText">
    <w:name w:val="Balloon Text"/>
    <w:basedOn w:val="Normal"/>
    <w:link w:val="BalloonTextChar"/>
    <w:uiPriority w:val="99"/>
    <w:semiHidden/>
    <w:unhideWhenUsed/>
    <w:rsid w:val="00244089"/>
    <w:rPr>
      <w:sz w:val="18"/>
      <w:szCs w:val="18"/>
    </w:rPr>
  </w:style>
  <w:style w:type="character" w:customStyle="1" w:styleId="BalloonTextChar">
    <w:name w:val="Balloon Text Char"/>
    <w:basedOn w:val="DefaultParagraphFont"/>
    <w:link w:val="BalloonText"/>
    <w:uiPriority w:val="99"/>
    <w:semiHidden/>
    <w:rsid w:val="00244089"/>
    <w:rPr>
      <w:sz w:val="18"/>
      <w:szCs w:val="18"/>
    </w:rPr>
  </w:style>
  <w:style w:type="paragraph" w:styleId="Header">
    <w:name w:val="header"/>
    <w:basedOn w:val="Normal"/>
    <w:link w:val="HeaderChar"/>
    <w:uiPriority w:val="99"/>
    <w:unhideWhenUsed/>
    <w:rsid w:val="008529F6"/>
    <w:pPr>
      <w:tabs>
        <w:tab w:val="center" w:pos="4680"/>
        <w:tab w:val="right" w:pos="9360"/>
      </w:tabs>
    </w:pPr>
  </w:style>
  <w:style w:type="character" w:customStyle="1" w:styleId="HeaderChar">
    <w:name w:val="Header Char"/>
    <w:basedOn w:val="DefaultParagraphFont"/>
    <w:link w:val="Header"/>
    <w:uiPriority w:val="99"/>
    <w:rsid w:val="008529F6"/>
    <w:rPr>
      <w:sz w:val="24"/>
      <w:szCs w:val="24"/>
    </w:rPr>
  </w:style>
  <w:style w:type="paragraph" w:styleId="Footer">
    <w:name w:val="footer"/>
    <w:basedOn w:val="Normal"/>
    <w:link w:val="FooterChar"/>
    <w:uiPriority w:val="99"/>
    <w:unhideWhenUsed/>
    <w:rsid w:val="008529F6"/>
    <w:pPr>
      <w:tabs>
        <w:tab w:val="center" w:pos="4680"/>
        <w:tab w:val="right" w:pos="9360"/>
      </w:tabs>
    </w:pPr>
  </w:style>
  <w:style w:type="character" w:customStyle="1" w:styleId="FooterChar">
    <w:name w:val="Footer Char"/>
    <w:basedOn w:val="DefaultParagraphFont"/>
    <w:link w:val="Footer"/>
    <w:uiPriority w:val="99"/>
    <w:rsid w:val="008529F6"/>
    <w:rPr>
      <w:sz w:val="24"/>
      <w:szCs w:val="24"/>
    </w:rPr>
  </w:style>
  <w:style w:type="character" w:styleId="CommentReference">
    <w:name w:val="annotation reference"/>
    <w:basedOn w:val="DefaultParagraphFont"/>
    <w:uiPriority w:val="99"/>
    <w:semiHidden/>
    <w:unhideWhenUsed/>
    <w:rsid w:val="000803AC"/>
    <w:rPr>
      <w:sz w:val="16"/>
      <w:szCs w:val="16"/>
    </w:rPr>
  </w:style>
  <w:style w:type="paragraph" w:styleId="CommentText">
    <w:name w:val="annotation text"/>
    <w:basedOn w:val="Normal"/>
    <w:link w:val="CommentTextChar"/>
    <w:uiPriority w:val="99"/>
    <w:semiHidden/>
    <w:unhideWhenUsed/>
    <w:rsid w:val="000803AC"/>
    <w:rPr>
      <w:sz w:val="20"/>
      <w:szCs w:val="20"/>
    </w:rPr>
  </w:style>
  <w:style w:type="character" w:customStyle="1" w:styleId="CommentTextChar">
    <w:name w:val="Comment Text Char"/>
    <w:basedOn w:val="DefaultParagraphFont"/>
    <w:link w:val="CommentText"/>
    <w:uiPriority w:val="99"/>
    <w:semiHidden/>
    <w:rsid w:val="000803AC"/>
  </w:style>
  <w:style w:type="paragraph" w:styleId="CommentSubject">
    <w:name w:val="annotation subject"/>
    <w:basedOn w:val="CommentText"/>
    <w:next w:val="CommentText"/>
    <w:link w:val="CommentSubjectChar"/>
    <w:uiPriority w:val="99"/>
    <w:semiHidden/>
    <w:unhideWhenUsed/>
    <w:rsid w:val="000803AC"/>
    <w:rPr>
      <w:b/>
      <w:bCs/>
    </w:rPr>
  </w:style>
  <w:style w:type="character" w:customStyle="1" w:styleId="CommentSubjectChar">
    <w:name w:val="Comment Subject Char"/>
    <w:basedOn w:val="CommentTextChar"/>
    <w:link w:val="CommentSubject"/>
    <w:uiPriority w:val="99"/>
    <w:semiHidden/>
    <w:rsid w:val="000803AC"/>
    <w:rPr>
      <w:b/>
      <w:bCs/>
    </w:rPr>
  </w:style>
  <w:style w:type="table" w:styleId="TableGrid">
    <w:name w:val="Table Grid"/>
    <w:basedOn w:val="TableNormal"/>
    <w:uiPriority w:val="39"/>
    <w:rsid w:val="005344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128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43367F"/>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HTMLPreformatted">
    <w:name w:val="HTML Preformatted"/>
    <w:basedOn w:val="Normal"/>
    <w:link w:val="HTMLPreformattedChar"/>
    <w:uiPriority w:val="99"/>
    <w:unhideWhenUsed/>
    <w:rsid w:val="002E4B8A"/>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2E4B8A"/>
    <w:rPr>
      <w:rFonts w:ascii="Courier New" w:eastAsia="Times New Roman" w:hAnsi="Courier New" w:cs="Courier New"/>
      <w:bdr w:val="none" w:sz="0" w:space="0" w:color="auto"/>
    </w:rPr>
  </w:style>
  <w:style w:type="character" w:customStyle="1" w:styleId="Heading3Char">
    <w:name w:val="Heading 3 Char"/>
    <w:basedOn w:val="DefaultParagraphFont"/>
    <w:link w:val="Heading3"/>
    <w:uiPriority w:val="9"/>
    <w:rsid w:val="00AF4BE1"/>
    <w:rPr>
      <w:rFonts w:asciiTheme="majorHAnsi" w:eastAsiaTheme="majorEastAsia" w:hAnsiTheme="majorHAnsi" w:cstheme="majorBidi"/>
      <w:b/>
      <w:sz w:val="18"/>
      <w:szCs w:val="24"/>
    </w:rPr>
  </w:style>
  <w:style w:type="character" w:customStyle="1" w:styleId="Heading1Char">
    <w:name w:val="Heading 1 Char"/>
    <w:basedOn w:val="DefaultParagraphFont"/>
    <w:link w:val="Heading1"/>
    <w:uiPriority w:val="9"/>
    <w:rsid w:val="00504703"/>
    <w:rPr>
      <w:rFonts w:asciiTheme="majorHAnsi" w:eastAsiaTheme="majorEastAsia" w:hAnsiTheme="majorHAnsi" w:cstheme="majorBidi"/>
      <w:sz w:val="24"/>
      <w:szCs w:val="32"/>
      <w:lang w:val="fr-FR"/>
    </w:rPr>
  </w:style>
  <w:style w:type="paragraph" w:customStyle="1" w:styleId="alt">
    <w:name w:val="alt"/>
    <w:basedOn w:val="Normal"/>
    <w:rsid w:val="00713859"/>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comment">
    <w:name w:val="comment"/>
    <w:basedOn w:val="DefaultParagraphFont"/>
    <w:rsid w:val="00713859"/>
  </w:style>
  <w:style w:type="character" w:customStyle="1" w:styleId="keyword">
    <w:name w:val="keyword"/>
    <w:basedOn w:val="DefaultParagraphFont"/>
    <w:rsid w:val="00713859"/>
  </w:style>
  <w:style w:type="character" w:customStyle="1" w:styleId="string">
    <w:name w:val="string"/>
    <w:basedOn w:val="DefaultParagraphFont"/>
    <w:rsid w:val="00713859"/>
  </w:style>
  <w:style w:type="character" w:customStyle="1" w:styleId="number">
    <w:name w:val="number"/>
    <w:basedOn w:val="DefaultParagraphFont"/>
    <w:rsid w:val="00713859"/>
  </w:style>
  <w:style w:type="character" w:styleId="UnresolvedMention">
    <w:name w:val="Unresolved Mention"/>
    <w:basedOn w:val="DefaultParagraphFont"/>
    <w:uiPriority w:val="99"/>
    <w:semiHidden/>
    <w:unhideWhenUsed/>
    <w:rsid w:val="003C03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6253985">
      <w:bodyDiv w:val="1"/>
      <w:marLeft w:val="0"/>
      <w:marRight w:val="0"/>
      <w:marTop w:val="0"/>
      <w:marBottom w:val="0"/>
      <w:divBdr>
        <w:top w:val="none" w:sz="0" w:space="0" w:color="auto"/>
        <w:left w:val="none" w:sz="0" w:space="0" w:color="auto"/>
        <w:bottom w:val="none" w:sz="0" w:space="0" w:color="auto"/>
        <w:right w:val="none" w:sz="0" w:space="0" w:color="auto"/>
      </w:divBdr>
    </w:div>
    <w:div w:id="1304509507">
      <w:bodyDiv w:val="1"/>
      <w:marLeft w:val="0"/>
      <w:marRight w:val="0"/>
      <w:marTop w:val="0"/>
      <w:marBottom w:val="0"/>
      <w:divBdr>
        <w:top w:val="none" w:sz="0" w:space="0" w:color="auto"/>
        <w:left w:val="none" w:sz="0" w:space="0" w:color="auto"/>
        <w:bottom w:val="none" w:sz="0" w:space="0" w:color="auto"/>
        <w:right w:val="none" w:sz="0" w:space="0" w:color="auto"/>
      </w:divBdr>
    </w:div>
    <w:div w:id="1664700400">
      <w:bodyDiv w:val="1"/>
      <w:marLeft w:val="0"/>
      <w:marRight w:val="0"/>
      <w:marTop w:val="0"/>
      <w:marBottom w:val="0"/>
      <w:divBdr>
        <w:top w:val="none" w:sz="0" w:space="0" w:color="auto"/>
        <w:left w:val="none" w:sz="0" w:space="0" w:color="auto"/>
        <w:bottom w:val="none" w:sz="0" w:space="0" w:color="auto"/>
        <w:right w:val="none" w:sz="0" w:space="0" w:color="auto"/>
      </w:divBdr>
    </w:div>
    <w:div w:id="1741442728">
      <w:bodyDiv w:val="1"/>
      <w:marLeft w:val="0"/>
      <w:marRight w:val="0"/>
      <w:marTop w:val="0"/>
      <w:marBottom w:val="0"/>
      <w:divBdr>
        <w:top w:val="none" w:sz="0" w:space="0" w:color="auto"/>
        <w:left w:val="none" w:sz="0" w:space="0" w:color="auto"/>
        <w:bottom w:val="none" w:sz="0" w:space="0" w:color="auto"/>
        <w:right w:val="none" w:sz="0" w:space="0" w:color="auto"/>
      </w:divBdr>
    </w:div>
    <w:div w:id="1958757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cellsig.2004.03.019" TargetMode="Externa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png"/><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hyperlink" Target="https://doi.org/10.1074/jbc.M109.095968"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doi.org/10.1002/ijc.29923" TargetMode="External"/><Relationship Id="rId14" Type="http://schemas.microsoft.com/office/2018/08/relationships/commentsExtensible" Target="commentsExtensible.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3</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Rele, Chinmay</dc:creator>
  <cp:keywords/>
  <dc:description/>
  <cp:lastModifiedBy>Rele, Chinmay</cp:lastModifiedBy>
  <cp:revision>6</cp:revision>
  <cp:lastPrinted>2020-05-20T21:07:00Z</cp:lastPrinted>
  <dcterms:created xsi:type="dcterms:W3CDTF">2020-05-22T19:09:00Z</dcterms:created>
  <dcterms:modified xsi:type="dcterms:W3CDTF">2020-05-27T23:23:00Z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bd364330-0852-3d4d-be4e-059a753a3155</vt:lpwstr>
  </property>
</Properties>
</file>